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877AB" w14:textId="77777777" w:rsidR="0085408C" w:rsidRPr="0061090B" w:rsidRDefault="0085408C" w:rsidP="002328BA">
      <w:pPr>
        <w:pStyle w:val="Nadpis1"/>
        <w:pBdr>
          <w:bottom w:val="single" w:sz="6" w:space="11" w:color="CCCCCC"/>
        </w:pBdr>
        <w:spacing w:before="0" w:beforeAutospacing="0" w:after="225" w:afterAutospacing="0"/>
        <w:rPr>
          <w:bCs w:val="0"/>
          <w:color w:val="000000"/>
          <w:sz w:val="24"/>
          <w:szCs w:val="24"/>
          <w:lang w:val="en-GB"/>
        </w:rPr>
      </w:pPr>
      <w:r w:rsidRPr="0061090B">
        <w:rPr>
          <w:bCs w:val="0"/>
          <w:color w:val="000000"/>
          <w:sz w:val="24"/>
          <w:szCs w:val="24"/>
          <w:lang w:val="en-GB"/>
        </w:rPr>
        <w:t>Hypertext Transfer Protocol</w:t>
      </w:r>
    </w:p>
    <w:p w14:paraId="29B39DF5" w14:textId="77777777" w:rsidR="0085408C" w:rsidRPr="0061090B" w:rsidRDefault="0085408C" w:rsidP="000717EE">
      <w:pPr>
        <w:rPr>
          <w:lang w:val="en-GB"/>
        </w:rPr>
      </w:pPr>
      <w:r w:rsidRPr="00941EB4">
        <w:rPr>
          <w:b/>
          <w:lang w:val="en-GB"/>
        </w:rPr>
        <w:t>HTTP</w:t>
      </w:r>
      <w:r w:rsidRPr="0061090B">
        <w:rPr>
          <w:lang w:val="en-GB"/>
        </w:rPr>
        <w:t xml:space="preserve"> – application layer protocol used </w:t>
      </w:r>
      <w:r>
        <w:rPr>
          <w:lang w:val="en-GB"/>
        </w:rPr>
        <w:t>for</w:t>
      </w:r>
      <w:r w:rsidRPr="0061090B">
        <w:rPr>
          <w:lang w:val="en-GB"/>
        </w:rPr>
        <w:t xml:space="preserve"> the World Wide Web, used by Web browsers and servers to communicate.</w:t>
      </w:r>
    </w:p>
    <w:p w14:paraId="6ABF9ABD" w14:textId="77777777" w:rsidR="0085408C" w:rsidRPr="0061090B" w:rsidRDefault="0085408C" w:rsidP="000717EE">
      <w:pPr>
        <w:pStyle w:val="Normlnweb"/>
        <w:spacing w:before="0" w:beforeAutospacing="0" w:after="240" w:afterAutospacing="0" w:line="301" w:lineRule="atLeast"/>
        <w:rPr>
          <w:color w:val="333333"/>
          <w:lang w:val="en-GB"/>
        </w:rPr>
      </w:pPr>
      <w:r w:rsidRPr="0061090B">
        <w:rPr>
          <w:color w:val="333333"/>
          <w:lang w:val="en-GB"/>
        </w:rPr>
        <w:t xml:space="preserve">When a </w:t>
      </w:r>
      <w:r w:rsidRPr="00941EB4">
        <w:rPr>
          <w:b/>
          <w:color w:val="333333"/>
          <w:lang w:val="en-GB"/>
        </w:rPr>
        <w:t>web address</w:t>
      </w:r>
      <w:r w:rsidRPr="0061090B">
        <w:rPr>
          <w:color w:val="333333"/>
          <w:lang w:val="en-GB"/>
        </w:rPr>
        <w:t xml:space="preserve"> or </w:t>
      </w:r>
      <w:r w:rsidRPr="00941EB4">
        <w:rPr>
          <w:b/>
          <w:color w:val="333333"/>
          <w:lang w:val="en-GB"/>
        </w:rPr>
        <w:t>uniform resource locator (URL</w:t>
      </w:r>
      <w:r w:rsidRPr="0061090B">
        <w:rPr>
          <w:color w:val="333333"/>
          <w:lang w:val="en-GB"/>
        </w:rPr>
        <w:t>) is typed into a web browser, the web browser establishes a connection to the web service running on the server using the HTTP protocol.</w:t>
      </w:r>
    </w:p>
    <w:p w14:paraId="53A04396" w14:textId="77777777" w:rsidR="0085408C" w:rsidRPr="0061090B" w:rsidRDefault="0085408C" w:rsidP="000717EE">
      <w:pPr>
        <w:pStyle w:val="Normlnweb"/>
        <w:spacing w:before="240" w:beforeAutospacing="0" w:after="240" w:afterAutospacing="0" w:line="301" w:lineRule="atLeast"/>
        <w:rPr>
          <w:color w:val="333333"/>
          <w:lang w:val="en-GB"/>
        </w:rPr>
      </w:pPr>
      <w:r>
        <w:rPr>
          <w:color w:val="333333"/>
          <w:lang w:val="en-GB"/>
        </w:rPr>
        <w:t>For better understanding</w:t>
      </w:r>
      <w:r w:rsidRPr="0061090B">
        <w:rPr>
          <w:color w:val="333333"/>
          <w:lang w:val="en-GB"/>
        </w:rPr>
        <w:t xml:space="preserve"> how the web browser and web server interact, we can examine how a web page is opened in a browser. For this example, </w:t>
      </w:r>
      <w:r>
        <w:rPr>
          <w:color w:val="333333"/>
          <w:lang w:val="en-GB"/>
        </w:rPr>
        <w:t xml:space="preserve">let’s </w:t>
      </w:r>
      <w:r w:rsidRPr="0061090B">
        <w:rPr>
          <w:color w:val="333333"/>
          <w:lang w:val="en-GB"/>
        </w:rPr>
        <w:t xml:space="preserve">use the </w:t>
      </w:r>
      <w:hyperlink r:id="rId8" w:history="1">
        <w:r w:rsidRPr="0061090B">
          <w:rPr>
            <w:rStyle w:val="Hypertextovodkaz"/>
            <w:lang w:val="en-GB"/>
          </w:rPr>
          <w:t>http://www.cisco.com/index.html</w:t>
        </w:r>
      </w:hyperlink>
      <w:r w:rsidRPr="0061090B">
        <w:rPr>
          <w:color w:val="333333"/>
          <w:lang w:val="en-GB"/>
        </w:rPr>
        <w:t xml:space="preserve"> URL.</w:t>
      </w:r>
    </w:p>
    <w:p w14:paraId="464DC628" w14:textId="238173E8" w:rsidR="0085408C" w:rsidRPr="0061090B" w:rsidRDefault="0085408C">
      <w:pPr>
        <w:pStyle w:val="Normlnweb"/>
        <w:tabs>
          <w:tab w:val="right" w:pos="9070"/>
        </w:tabs>
        <w:spacing w:before="240" w:beforeAutospacing="0" w:after="240" w:afterAutospacing="0" w:line="301" w:lineRule="atLeast"/>
        <w:rPr>
          <w:color w:val="333333"/>
          <w:lang w:val="en-GB"/>
        </w:rPr>
        <w:pPrChange w:id="0" w:author="Božena Wiesnerová" w:date="2022-01-14T10:47:00Z">
          <w:pPr>
            <w:pStyle w:val="Normlnweb"/>
            <w:spacing w:before="240" w:beforeAutospacing="0" w:after="240" w:afterAutospacing="0" w:line="301" w:lineRule="atLeast"/>
          </w:pPr>
        </w:pPrChange>
      </w:pPr>
      <w:r w:rsidRPr="0061090B">
        <w:rPr>
          <w:color w:val="333333"/>
          <w:lang w:val="en-GB"/>
        </w:rPr>
        <w:t xml:space="preserve">First, as shown in </w:t>
      </w:r>
      <w:r w:rsidRPr="00941EB4">
        <w:rPr>
          <w:b/>
          <w:color w:val="333333"/>
          <w:lang w:val="en-GB"/>
        </w:rPr>
        <w:t>Picture 1</w:t>
      </w:r>
      <w:r w:rsidRPr="0061090B">
        <w:rPr>
          <w:color w:val="333333"/>
          <w:lang w:val="en-GB"/>
        </w:rPr>
        <w:t>, the browser interprets the three parts of the URL:</w:t>
      </w:r>
      <w:ins w:id="1" w:author="Božena Wiesnerová" w:date="2022-01-14T10:47:00Z">
        <w:r w:rsidR="00383A4D">
          <w:rPr>
            <w:color w:val="333333"/>
            <w:lang w:val="en-GB"/>
          </w:rPr>
          <w:tab/>
        </w:r>
      </w:ins>
    </w:p>
    <w:p w14:paraId="30B7BF41" w14:textId="77777777" w:rsidR="0085408C" w:rsidRPr="0061090B" w:rsidRDefault="0085408C" w:rsidP="000717EE">
      <w:pPr>
        <w:pStyle w:val="Normlnweb"/>
        <w:spacing w:before="240" w:beforeAutospacing="0" w:after="240" w:afterAutospacing="0" w:line="301" w:lineRule="atLeast"/>
        <w:rPr>
          <w:color w:val="333333"/>
          <w:lang w:val="en-GB"/>
        </w:rPr>
      </w:pPr>
      <w:r w:rsidRPr="0061090B">
        <w:rPr>
          <w:color w:val="333333"/>
          <w:lang w:val="en-GB"/>
        </w:rPr>
        <w:t>1.</w:t>
      </w:r>
      <w:r w:rsidRPr="0061090B">
        <w:rPr>
          <w:rStyle w:val="apple-converted-space"/>
          <w:color w:val="333333"/>
          <w:lang w:val="en-GB"/>
        </w:rPr>
        <w:t> </w:t>
      </w:r>
      <w:r w:rsidRPr="0061090B">
        <w:rPr>
          <w:b/>
          <w:bCs/>
          <w:color w:val="333333"/>
          <w:lang w:val="en-GB"/>
        </w:rPr>
        <w:t>Http</w:t>
      </w:r>
      <w:r w:rsidRPr="0061090B">
        <w:rPr>
          <w:rStyle w:val="apple-converted-space"/>
          <w:color w:val="333333"/>
          <w:lang w:val="en-GB"/>
        </w:rPr>
        <w:t> </w:t>
      </w:r>
      <w:r w:rsidRPr="0061090B">
        <w:rPr>
          <w:color w:val="333333"/>
          <w:lang w:val="en-GB"/>
        </w:rPr>
        <w:t>(the protocol or scheme)</w:t>
      </w:r>
    </w:p>
    <w:p w14:paraId="1430E879" w14:textId="77777777" w:rsidR="0085408C" w:rsidRPr="0061090B" w:rsidRDefault="0085408C" w:rsidP="000717EE">
      <w:pPr>
        <w:pStyle w:val="Normlnweb"/>
        <w:spacing w:before="240" w:beforeAutospacing="0" w:after="240" w:afterAutospacing="0" w:line="301" w:lineRule="atLeast"/>
        <w:rPr>
          <w:color w:val="333333"/>
          <w:lang w:val="en-GB"/>
        </w:rPr>
      </w:pPr>
      <w:r w:rsidRPr="0061090B">
        <w:rPr>
          <w:color w:val="333333"/>
          <w:lang w:val="en-GB"/>
        </w:rPr>
        <w:t>2.</w:t>
      </w:r>
      <w:r w:rsidRPr="0061090B">
        <w:rPr>
          <w:rStyle w:val="apple-converted-space"/>
          <w:color w:val="333333"/>
          <w:lang w:val="en-GB"/>
        </w:rPr>
        <w:t> </w:t>
      </w:r>
      <w:r w:rsidRPr="0061090B">
        <w:rPr>
          <w:b/>
          <w:bCs/>
          <w:color w:val="333333"/>
          <w:lang w:val="en-GB"/>
        </w:rPr>
        <w:t>www.cisco.com</w:t>
      </w:r>
      <w:r w:rsidRPr="0061090B">
        <w:rPr>
          <w:rStyle w:val="apple-converted-space"/>
          <w:color w:val="333333"/>
          <w:lang w:val="en-GB"/>
        </w:rPr>
        <w:t> </w:t>
      </w:r>
      <w:r w:rsidRPr="0061090B">
        <w:rPr>
          <w:color w:val="333333"/>
          <w:lang w:val="en-GB"/>
        </w:rPr>
        <w:t>(the server name)</w:t>
      </w:r>
    </w:p>
    <w:p w14:paraId="335324DA" w14:textId="77777777" w:rsidR="0085408C" w:rsidRPr="0061090B" w:rsidRDefault="0085408C" w:rsidP="000717EE">
      <w:pPr>
        <w:pStyle w:val="Normlnweb"/>
        <w:spacing w:before="240" w:beforeAutospacing="0" w:after="240" w:afterAutospacing="0" w:line="301" w:lineRule="atLeast"/>
        <w:rPr>
          <w:color w:val="333333"/>
          <w:lang w:val="en-GB"/>
        </w:rPr>
      </w:pPr>
      <w:r w:rsidRPr="0061090B">
        <w:rPr>
          <w:color w:val="333333"/>
          <w:lang w:val="en-GB"/>
        </w:rPr>
        <w:t>3.</w:t>
      </w:r>
      <w:r w:rsidRPr="0061090B">
        <w:rPr>
          <w:rStyle w:val="apple-converted-space"/>
          <w:color w:val="333333"/>
          <w:lang w:val="en-GB"/>
        </w:rPr>
        <w:t> </w:t>
      </w:r>
      <w:r w:rsidRPr="0061090B">
        <w:rPr>
          <w:b/>
          <w:bCs/>
          <w:color w:val="333333"/>
          <w:lang w:val="en-GB"/>
        </w:rPr>
        <w:t>Index.html</w:t>
      </w:r>
      <w:r w:rsidRPr="0061090B">
        <w:rPr>
          <w:rStyle w:val="apple-converted-space"/>
          <w:color w:val="333333"/>
          <w:lang w:val="en-GB"/>
        </w:rPr>
        <w:t> </w:t>
      </w:r>
      <w:r w:rsidRPr="0061090B">
        <w:rPr>
          <w:color w:val="333333"/>
          <w:lang w:val="en-GB"/>
        </w:rPr>
        <w:t>(the specific filename requested)</w:t>
      </w:r>
    </w:p>
    <w:p w14:paraId="17B99032" w14:textId="6498BD8B" w:rsidR="0085408C" w:rsidRDefault="000E4041" w:rsidP="00941EB4">
      <w:pPr>
        <w:pStyle w:val="Normlnweb"/>
        <w:spacing w:before="240" w:beforeAutospacing="0" w:after="240" w:afterAutospacing="0" w:line="301" w:lineRule="atLeast"/>
        <w:jc w:val="center"/>
        <w:rPr>
          <w:color w:val="333333"/>
          <w:lang w:val="en-GB"/>
        </w:rPr>
      </w:pPr>
      <w:r>
        <w:rPr>
          <w:noProof/>
        </w:rPr>
        <w:drawing>
          <wp:inline distT="0" distB="0" distL="0" distR="0" wp14:anchorId="09872030" wp14:editId="658CC61A">
            <wp:extent cx="4108450" cy="1739900"/>
            <wp:effectExtent l="19050" t="19050" r="6350" b="0"/>
            <wp:docPr id="1"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8450" cy="1739900"/>
                    </a:xfrm>
                    <a:prstGeom prst="rect">
                      <a:avLst/>
                    </a:prstGeom>
                    <a:noFill/>
                    <a:ln w="9525" cmpd="sng">
                      <a:solidFill>
                        <a:srgbClr val="4F81BD"/>
                      </a:solidFill>
                      <a:miter lim="800000"/>
                      <a:headEnd/>
                      <a:tailEnd/>
                    </a:ln>
                    <a:effectLst/>
                  </pic:spPr>
                </pic:pic>
              </a:graphicData>
            </a:graphic>
          </wp:inline>
        </w:drawing>
      </w:r>
    </w:p>
    <w:p w14:paraId="44DD8F34" w14:textId="77777777" w:rsidR="0085408C" w:rsidRPr="0061090B" w:rsidRDefault="0085408C" w:rsidP="000717EE">
      <w:pPr>
        <w:pStyle w:val="Normlnweb"/>
        <w:spacing w:before="240" w:beforeAutospacing="0" w:after="240" w:afterAutospacing="0" w:line="301" w:lineRule="atLeast"/>
        <w:rPr>
          <w:b/>
          <w:color w:val="333333"/>
          <w:lang w:val="en-GB"/>
        </w:rPr>
      </w:pPr>
      <w:r w:rsidRPr="0061090B">
        <w:rPr>
          <w:color w:val="333333"/>
          <w:lang w:val="en-GB"/>
        </w:rPr>
        <w:t xml:space="preserve">As shown in </w:t>
      </w:r>
      <w:r w:rsidRPr="00941EB4">
        <w:rPr>
          <w:b/>
          <w:color w:val="333333"/>
          <w:lang w:val="en-GB"/>
        </w:rPr>
        <w:t>Picture 2</w:t>
      </w:r>
      <w:r w:rsidRPr="0061090B">
        <w:rPr>
          <w:color w:val="333333"/>
          <w:lang w:val="en-GB"/>
        </w:rPr>
        <w:t xml:space="preserve">, the browser then checks with a name server to convert www.cisco.com into a numeric address, which it uses to connect to the server. </w:t>
      </w:r>
      <w:r w:rsidRPr="0061090B">
        <w:rPr>
          <w:b/>
          <w:color w:val="333333"/>
          <w:lang w:val="en-GB"/>
        </w:rPr>
        <w:t>Using HTTP requirements, the browser sends a GET request to the server and asks for the</w:t>
      </w:r>
      <w:r w:rsidRPr="0061090B">
        <w:rPr>
          <w:rStyle w:val="apple-converted-space"/>
          <w:b/>
          <w:color w:val="333333"/>
          <w:lang w:val="en-GB"/>
        </w:rPr>
        <w:t> </w:t>
      </w:r>
      <w:r w:rsidRPr="0061090B">
        <w:rPr>
          <w:b/>
          <w:bCs/>
          <w:color w:val="333333"/>
          <w:lang w:val="en-GB"/>
        </w:rPr>
        <w:t>index.html</w:t>
      </w:r>
      <w:r w:rsidRPr="0061090B">
        <w:rPr>
          <w:rStyle w:val="apple-converted-space"/>
          <w:b/>
          <w:bCs/>
          <w:color w:val="333333"/>
          <w:lang w:val="en-GB"/>
        </w:rPr>
        <w:t> </w:t>
      </w:r>
      <w:r w:rsidRPr="0061090B">
        <w:rPr>
          <w:b/>
          <w:color w:val="333333"/>
          <w:lang w:val="en-GB"/>
        </w:rPr>
        <w:t>file.</w:t>
      </w:r>
      <w:r w:rsidRPr="0061090B">
        <w:rPr>
          <w:noProof/>
          <w:lang w:val="en-GB"/>
        </w:rPr>
        <w:t xml:space="preserve"> </w:t>
      </w:r>
    </w:p>
    <w:p w14:paraId="02CB8AD9" w14:textId="4D42B449" w:rsidR="0085408C" w:rsidRDefault="000E4041" w:rsidP="00941EB4">
      <w:pPr>
        <w:pStyle w:val="Normlnweb"/>
        <w:spacing w:before="240" w:beforeAutospacing="0" w:after="240" w:afterAutospacing="0" w:line="301" w:lineRule="atLeast"/>
        <w:jc w:val="center"/>
        <w:rPr>
          <w:b/>
          <w:color w:val="333333"/>
          <w:lang w:val="en-GB"/>
        </w:rPr>
      </w:pPr>
      <w:r>
        <w:rPr>
          <w:noProof/>
        </w:rPr>
        <w:drawing>
          <wp:anchor distT="0" distB="0" distL="114300" distR="114300" simplePos="0" relativeHeight="251658240" behindDoc="0" locked="0" layoutInCell="1" allowOverlap="1" wp14:anchorId="1FEA99BF" wp14:editId="72A8B55D">
            <wp:simplePos x="0" y="0"/>
            <wp:positionH relativeFrom="column">
              <wp:posOffset>1183005</wp:posOffset>
            </wp:positionH>
            <wp:positionV relativeFrom="paragraph">
              <wp:posOffset>2516505</wp:posOffset>
            </wp:positionV>
            <wp:extent cx="2138680" cy="488950"/>
            <wp:effectExtent l="0" t="0" r="0" b="0"/>
            <wp:wrapNone/>
            <wp:docPr id="5"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4889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618F2BB" wp14:editId="6FB0047C">
            <wp:extent cx="3759200" cy="3124200"/>
            <wp:effectExtent l="19050" t="19050" r="0" b="0"/>
            <wp:docPr id="2"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9200" cy="3124200"/>
                    </a:xfrm>
                    <a:prstGeom prst="rect">
                      <a:avLst/>
                    </a:prstGeom>
                    <a:noFill/>
                    <a:ln w="9525" cmpd="sng">
                      <a:solidFill>
                        <a:srgbClr val="4F81BD"/>
                      </a:solidFill>
                      <a:miter lim="800000"/>
                      <a:headEnd/>
                      <a:tailEnd/>
                    </a:ln>
                    <a:effectLst/>
                  </pic:spPr>
                </pic:pic>
              </a:graphicData>
            </a:graphic>
          </wp:inline>
        </w:drawing>
      </w:r>
    </w:p>
    <w:p w14:paraId="559A48D9" w14:textId="77777777" w:rsidR="0085408C" w:rsidRPr="0061090B" w:rsidRDefault="0085408C" w:rsidP="000717EE">
      <w:pPr>
        <w:pStyle w:val="Normlnweb"/>
        <w:spacing w:before="240" w:beforeAutospacing="0" w:after="240" w:afterAutospacing="0" w:line="301" w:lineRule="atLeast"/>
        <w:rPr>
          <w:b/>
          <w:color w:val="333333"/>
          <w:lang w:val="en-GB"/>
        </w:rPr>
      </w:pPr>
      <w:r w:rsidRPr="0061090B">
        <w:rPr>
          <w:b/>
          <w:color w:val="333333"/>
          <w:lang w:val="en-GB"/>
        </w:rPr>
        <w:t xml:space="preserve">The server, as shown in Picture 3, sends the HTML (Hyper Text </w:t>
      </w:r>
      <w:proofErr w:type="spellStart"/>
      <w:r w:rsidRPr="0061090B">
        <w:rPr>
          <w:b/>
          <w:color w:val="333333"/>
          <w:lang w:val="en-GB"/>
        </w:rPr>
        <w:t>Markup</w:t>
      </w:r>
      <w:proofErr w:type="spellEnd"/>
      <w:r w:rsidRPr="0061090B">
        <w:rPr>
          <w:b/>
          <w:color w:val="333333"/>
          <w:lang w:val="en-GB"/>
        </w:rPr>
        <w:t xml:space="preserve"> language - programming language) code for this web page to the browser.</w:t>
      </w:r>
    </w:p>
    <w:p w14:paraId="1AE99882" w14:textId="3285D7B4" w:rsidR="0085408C" w:rsidRDefault="000E4041" w:rsidP="00941EB4">
      <w:pPr>
        <w:pStyle w:val="Normlnweb"/>
        <w:spacing w:before="240" w:beforeAutospacing="0" w:after="240" w:afterAutospacing="0" w:line="301" w:lineRule="atLeast"/>
        <w:jc w:val="center"/>
        <w:rPr>
          <w:b/>
          <w:color w:val="333333"/>
          <w:lang w:val="en-GB"/>
        </w:rPr>
      </w:pPr>
      <w:r>
        <w:rPr>
          <w:noProof/>
        </w:rPr>
        <w:drawing>
          <wp:inline distT="0" distB="0" distL="0" distR="0" wp14:anchorId="0624A835" wp14:editId="7A949E32">
            <wp:extent cx="4572000" cy="3949700"/>
            <wp:effectExtent l="19050" t="19050" r="0" b="0"/>
            <wp:docPr id="3"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949700"/>
                    </a:xfrm>
                    <a:prstGeom prst="rect">
                      <a:avLst/>
                    </a:prstGeom>
                    <a:noFill/>
                    <a:ln w="9525" cmpd="sng">
                      <a:solidFill>
                        <a:srgbClr val="4F81BD"/>
                      </a:solidFill>
                      <a:miter lim="800000"/>
                      <a:headEnd/>
                      <a:tailEnd/>
                    </a:ln>
                    <a:effectLst/>
                  </pic:spPr>
                </pic:pic>
              </a:graphicData>
            </a:graphic>
          </wp:inline>
        </w:drawing>
      </w:r>
    </w:p>
    <w:p w14:paraId="0E8C7E62" w14:textId="77777777" w:rsidR="0085408C" w:rsidRPr="0061090B" w:rsidRDefault="0085408C" w:rsidP="000717EE">
      <w:pPr>
        <w:pStyle w:val="Normlnweb"/>
        <w:spacing w:before="240" w:beforeAutospacing="0" w:after="240" w:afterAutospacing="0" w:line="301" w:lineRule="atLeast"/>
        <w:rPr>
          <w:b/>
          <w:color w:val="333333"/>
          <w:lang w:val="en-GB"/>
        </w:rPr>
      </w:pPr>
      <w:r w:rsidRPr="0061090B">
        <w:rPr>
          <w:b/>
          <w:color w:val="333333"/>
          <w:lang w:val="en-GB"/>
        </w:rPr>
        <w:t>Finally, as shown in Figure 4, the browser deciphers the HTML code and formats the page for the browser window.</w:t>
      </w:r>
    </w:p>
    <w:p w14:paraId="3ED93032" w14:textId="55FED209" w:rsidR="0085408C" w:rsidRDefault="000E4041" w:rsidP="00941EB4">
      <w:pPr>
        <w:jc w:val="center"/>
        <w:rPr>
          <w:lang w:val="en-GB"/>
        </w:rPr>
      </w:pPr>
      <w:r>
        <w:rPr>
          <w:noProof/>
        </w:rPr>
        <w:drawing>
          <wp:inline distT="0" distB="0" distL="0" distR="0" wp14:anchorId="4755BC8A" wp14:editId="0357AFC5">
            <wp:extent cx="4121150" cy="3695700"/>
            <wp:effectExtent l="19050" t="19050" r="0" b="0"/>
            <wp:docPr id="4"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21150" cy="3695700"/>
                    </a:xfrm>
                    <a:prstGeom prst="rect">
                      <a:avLst/>
                    </a:prstGeom>
                    <a:noFill/>
                    <a:ln w="9525" cmpd="sng">
                      <a:solidFill>
                        <a:srgbClr val="4F81BD"/>
                      </a:solidFill>
                      <a:miter lim="800000"/>
                      <a:headEnd/>
                      <a:tailEnd/>
                    </a:ln>
                    <a:effectLst/>
                  </pic:spPr>
                </pic:pic>
              </a:graphicData>
            </a:graphic>
          </wp:inline>
        </w:drawing>
      </w:r>
    </w:p>
    <w:p w14:paraId="2D1AC9A7" w14:textId="77777777" w:rsidR="0085408C" w:rsidRPr="0061090B" w:rsidRDefault="0085408C">
      <w:pPr>
        <w:rPr>
          <w:lang w:val="en-GB"/>
        </w:rPr>
      </w:pPr>
    </w:p>
    <w:p w14:paraId="77B6DD30" w14:textId="77777777" w:rsidR="0085408C" w:rsidRDefault="0085408C">
      <w:pPr>
        <w:rPr>
          <w:ins w:id="2" w:author="Božena Wiesnerová" w:date="2019-03-02T22:38:00Z"/>
          <w:lang w:val="en-GB"/>
        </w:rPr>
      </w:pPr>
    </w:p>
    <w:p w14:paraId="3D506C41" w14:textId="77777777" w:rsidR="008D758F" w:rsidRPr="0061090B" w:rsidRDefault="008D758F">
      <w:pPr>
        <w:rPr>
          <w:lang w:val="en-GB"/>
        </w:rPr>
      </w:pPr>
    </w:p>
    <w:p w14:paraId="5155D028" w14:textId="77777777" w:rsidR="0085408C" w:rsidRPr="0061090B" w:rsidRDefault="0085408C">
      <w:pPr>
        <w:rPr>
          <w:lang w:val="en-GB"/>
        </w:rPr>
      </w:pPr>
    </w:p>
    <w:p w14:paraId="641F6080" w14:textId="77777777" w:rsidR="0085408C" w:rsidRPr="00941EB4" w:rsidRDefault="0085408C" w:rsidP="009A6A7E">
      <w:pPr>
        <w:pBdr>
          <w:bottom w:val="single" w:sz="6" w:space="11" w:color="CCCCCC"/>
        </w:pBdr>
        <w:spacing w:after="225"/>
        <w:outlineLvl w:val="0"/>
        <w:rPr>
          <w:b/>
          <w:color w:val="000000"/>
          <w:kern w:val="36"/>
          <w:lang w:val="en-GB"/>
        </w:rPr>
      </w:pPr>
      <w:r w:rsidRPr="00941EB4">
        <w:rPr>
          <w:b/>
          <w:color w:val="000000"/>
          <w:kern w:val="36"/>
          <w:lang w:val="en-GB"/>
        </w:rPr>
        <w:t>HTTP and HTTPS</w:t>
      </w:r>
    </w:p>
    <w:p w14:paraId="22C603C4" w14:textId="77777777" w:rsidR="0085408C" w:rsidRPr="0061090B" w:rsidRDefault="0085408C" w:rsidP="009A6A7E">
      <w:pPr>
        <w:spacing w:after="240" w:line="301" w:lineRule="atLeast"/>
        <w:rPr>
          <w:color w:val="333333"/>
          <w:lang w:val="en-GB"/>
        </w:rPr>
      </w:pPr>
      <w:r w:rsidRPr="0061090B">
        <w:rPr>
          <w:color w:val="333333"/>
          <w:lang w:val="en-GB"/>
        </w:rPr>
        <w:t>HTTP is a request/response protocol. When a client, typically a web browser, sends a request to a web server, HTTP specifies the message types used for that communication. The three common message types are GET, POST, and PUT (see the figure):</w:t>
      </w:r>
    </w:p>
    <w:p w14:paraId="218B33F2" w14:textId="77777777" w:rsidR="0085408C" w:rsidRPr="0061090B" w:rsidRDefault="0085408C" w:rsidP="00EB6C5A">
      <w:pPr>
        <w:numPr>
          <w:ilvl w:val="0"/>
          <w:numId w:val="1"/>
        </w:numPr>
        <w:spacing w:before="100" w:beforeAutospacing="1" w:after="100" w:afterAutospacing="1"/>
        <w:ind w:left="480"/>
        <w:rPr>
          <w:color w:val="333333"/>
          <w:lang w:val="en-GB"/>
        </w:rPr>
      </w:pPr>
      <w:r w:rsidRPr="0061090B">
        <w:rPr>
          <w:b/>
          <w:bCs/>
          <w:color w:val="333333"/>
          <w:lang w:val="en-GB"/>
        </w:rPr>
        <w:t>GET</w:t>
      </w:r>
      <w:r w:rsidRPr="0061090B">
        <w:rPr>
          <w:color w:val="333333"/>
          <w:lang w:val="en-GB"/>
        </w:rPr>
        <w:t xml:space="preserve"> - A client request for data. A client (web browser) sends the GET message to the web server to request HTML pages. </w:t>
      </w:r>
    </w:p>
    <w:p w14:paraId="7454982A" w14:textId="77777777" w:rsidR="0085408C" w:rsidRPr="0061090B" w:rsidRDefault="0085408C" w:rsidP="009A6A7E">
      <w:pPr>
        <w:spacing w:before="100" w:beforeAutospacing="1" w:after="100" w:afterAutospacing="1"/>
        <w:rPr>
          <w:color w:val="333333"/>
          <w:lang w:val="en-GB"/>
        </w:rPr>
      </w:pPr>
      <w:r w:rsidRPr="0061090B">
        <w:rPr>
          <w:color w:val="333333"/>
          <w:lang w:val="en-GB"/>
        </w:rPr>
        <w:t>GET requests, ask for data and does not modify the data on the server</w:t>
      </w:r>
    </w:p>
    <w:p w14:paraId="6C5E6782" w14:textId="77777777" w:rsidR="0085408C" w:rsidRPr="0061090B" w:rsidRDefault="0085408C">
      <w:pPr>
        <w:numPr>
          <w:ilvl w:val="0"/>
          <w:numId w:val="6"/>
        </w:numPr>
        <w:spacing w:before="100" w:beforeAutospacing="1" w:after="100" w:afterAutospacing="1"/>
        <w:rPr>
          <w:color w:val="333333"/>
          <w:lang w:val="en-GB"/>
        </w:rPr>
        <w:pPrChange w:id="3" w:author="hokus@pokus.com" w:date="2020-02-06T08:51:00Z">
          <w:pPr>
            <w:numPr>
              <w:numId w:val="2"/>
            </w:numPr>
            <w:tabs>
              <w:tab w:val="num" w:pos="720"/>
            </w:tabs>
            <w:spacing w:before="100" w:beforeAutospacing="1" w:after="100" w:afterAutospacing="1"/>
            <w:ind w:left="480" w:hanging="360"/>
          </w:pPr>
        </w:pPrChange>
      </w:pPr>
      <w:r w:rsidRPr="0061090B">
        <w:rPr>
          <w:b/>
          <w:bCs/>
          <w:color w:val="333333"/>
          <w:lang w:val="en-GB"/>
        </w:rPr>
        <w:t>POST</w:t>
      </w:r>
      <w:r w:rsidRPr="0061090B">
        <w:rPr>
          <w:color w:val="333333"/>
          <w:lang w:val="en-GB"/>
        </w:rPr>
        <w:t> - Uploads data files to the web server such as form data.</w:t>
      </w:r>
    </w:p>
    <w:p w14:paraId="7CB5E7ED" w14:textId="77777777" w:rsidR="0085408C" w:rsidRPr="0061090B" w:rsidRDefault="0085408C" w:rsidP="009A6A7E">
      <w:pPr>
        <w:spacing w:before="100" w:beforeAutospacing="1" w:after="100" w:afterAutospacing="1"/>
        <w:rPr>
          <w:color w:val="333333"/>
          <w:lang w:val="en-GB"/>
        </w:rPr>
      </w:pPr>
      <w:r w:rsidRPr="0061090B">
        <w:rPr>
          <w:color w:val="333333"/>
          <w:lang w:val="en-GB"/>
        </w:rPr>
        <w:t>POST changes state on the server after the post, the server has more information than it did before. POST are usually initiated by a web form</w:t>
      </w:r>
    </w:p>
    <w:p w14:paraId="698F591E" w14:textId="77777777" w:rsidR="0085408C" w:rsidRPr="0061090B" w:rsidRDefault="0085408C" w:rsidP="009A6A7E">
      <w:pPr>
        <w:numPr>
          <w:ilvl w:val="0"/>
          <w:numId w:val="3"/>
        </w:numPr>
        <w:spacing w:before="100" w:beforeAutospacing="1" w:after="100" w:afterAutospacing="1"/>
        <w:ind w:left="480"/>
        <w:rPr>
          <w:color w:val="333333"/>
          <w:lang w:val="en-GB"/>
        </w:rPr>
      </w:pPr>
      <w:r w:rsidRPr="0061090B">
        <w:rPr>
          <w:b/>
          <w:bCs/>
          <w:color w:val="333333"/>
          <w:lang w:val="en-GB"/>
        </w:rPr>
        <w:t>PUT</w:t>
      </w:r>
      <w:r w:rsidRPr="0061090B">
        <w:rPr>
          <w:color w:val="333333"/>
          <w:lang w:val="en-GB"/>
        </w:rPr>
        <w:t> - Uploads resources or content to the web server such as an image.</w:t>
      </w:r>
    </w:p>
    <w:p w14:paraId="3B5AD500" w14:textId="77777777" w:rsidR="0085408C" w:rsidRPr="0061090B" w:rsidRDefault="0085408C" w:rsidP="009A6A7E">
      <w:pPr>
        <w:spacing w:before="240" w:after="240" w:line="301" w:lineRule="atLeast"/>
        <w:rPr>
          <w:color w:val="333333"/>
          <w:lang w:val="en-GB"/>
        </w:rPr>
      </w:pPr>
      <w:r w:rsidRPr="0061090B">
        <w:rPr>
          <w:color w:val="333333"/>
          <w:lang w:val="en-GB"/>
        </w:rPr>
        <w:t>Although HTTP is remarkably flexible, it is not a secure protocol. The request messages send information to the server in plain text that can be intercepted and read. The server responses, typically HTML pages, are also unencrypted.</w:t>
      </w:r>
    </w:p>
    <w:p w14:paraId="26AA3991" w14:textId="77777777" w:rsidR="0085408C" w:rsidRPr="0061090B" w:rsidRDefault="0085408C" w:rsidP="009A6A7E">
      <w:pPr>
        <w:spacing w:before="240" w:after="240" w:line="301" w:lineRule="atLeast"/>
        <w:rPr>
          <w:color w:val="333333"/>
          <w:lang w:val="en-GB"/>
        </w:rPr>
      </w:pPr>
      <w:r w:rsidRPr="0061090B">
        <w:rPr>
          <w:color w:val="333333"/>
          <w:lang w:val="en-GB"/>
        </w:rPr>
        <w:t>For secure communication across the Internet, the HTTP Secure (HTTPS) protocol is used. HTTPS uses authentication and encryption to secure data as it travels between the client and server. HTTPS uses the same client request-server response process as HTTP, but the data stream is encrypted with Secure Socket Layer (SSL) before being transported across the network.</w:t>
      </w:r>
    </w:p>
    <w:p w14:paraId="6B6F3DF9" w14:textId="77777777" w:rsidR="0085408C" w:rsidRPr="0061090B" w:rsidRDefault="0085408C" w:rsidP="009A6A7E">
      <w:pPr>
        <w:rPr>
          <w:lang w:val="en-GB"/>
        </w:rPr>
      </w:pPr>
      <w:r>
        <w:rPr>
          <w:lang w:val="en-GB"/>
        </w:rPr>
        <w:t>HTTPS – commonly known as SSL – Secure Socket Layer, the S in HTTP stands for secure</w:t>
      </w:r>
    </w:p>
    <w:p w14:paraId="25A9728B" w14:textId="77777777" w:rsidR="0085408C" w:rsidRDefault="0085408C">
      <w:pPr>
        <w:rPr>
          <w:lang w:val="en-GB"/>
        </w:rPr>
      </w:pPr>
    </w:p>
    <w:p w14:paraId="709C065A" w14:textId="77777777" w:rsidR="0085408C" w:rsidRPr="0061090B" w:rsidRDefault="0085408C" w:rsidP="0061090B">
      <w:pPr>
        <w:rPr>
          <w:lang w:val="en-GB"/>
        </w:rPr>
      </w:pPr>
    </w:p>
    <w:p w14:paraId="2CAC8BF4" w14:textId="77777777" w:rsidR="0085408C" w:rsidRDefault="0085408C" w:rsidP="0061090B">
      <w:pPr>
        <w:rPr>
          <w:lang w:val="en-GB"/>
        </w:rPr>
      </w:pPr>
    </w:p>
    <w:p w14:paraId="7281E0C9" w14:textId="77777777" w:rsidR="0085408C" w:rsidRDefault="0085408C">
      <w:pPr>
        <w:rPr>
          <w:ins w:id="4" w:author="kohoutkova" w:date="2016-10-20T09:01:00Z"/>
          <w:lang w:val="en-GB"/>
        </w:rPr>
      </w:pPr>
      <w:ins w:id="5" w:author="kohoutkova" w:date="2016-10-20T09:01:00Z">
        <w:r>
          <w:rPr>
            <w:lang w:val="en-GB"/>
          </w:rPr>
          <w:br w:type="page"/>
        </w:r>
      </w:ins>
    </w:p>
    <w:p w14:paraId="7B99745B" w14:textId="77777777" w:rsidR="0085408C" w:rsidRDefault="0085408C" w:rsidP="0061090B">
      <w:pPr>
        <w:rPr>
          <w:lang w:val="en-GB"/>
        </w:rPr>
      </w:pPr>
      <w:r>
        <w:rPr>
          <w:lang w:val="en-GB"/>
        </w:rPr>
        <w:t>VOCABULARY</w:t>
      </w:r>
    </w:p>
    <w:p w14:paraId="4911B248" w14:textId="77777777" w:rsidR="0085408C" w:rsidRDefault="0085408C" w:rsidP="0061090B">
      <w:pPr>
        <w:rPr>
          <w:lang w:val="en-GB"/>
        </w:rPr>
      </w:pPr>
    </w:p>
    <w:p w14:paraId="46F14B4C" w14:textId="77777777" w:rsidR="0085408C" w:rsidRPr="006E77BD" w:rsidRDefault="0085408C" w:rsidP="00610543">
      <w:r>
        <w:rPr>
          <w:lang w:val="en-GB"/>
        </w:rPr>
        <w:t xml:space="preserve">Encrypted </w:t>
      </w:r>
      <w:r w:rsidRPr="006E77BD">
        <w:t>- kódovaný</w:t>
      </w:r>
    </w:p>
    <w:p w14:paraId="31E285F7" w14:textId="77777777" w:rsidR="0085408C" w:rsidRPr="006E77BD" w:rsidRDefault="0085408C" w:rsidP="00610543">
      <w:proofErr w:type="spellStart"/>
      <w:r w:rsidRPr="006E77BD">
        <w:t>Unencrypted</w:t>
      </w:r>
      <w:proofErr w:type="spellEnd"/>
      <w:r w:rsidRPr="006E77BD">
        <w:t xml:space="preserve"> – nekódovaný</w:t>
      </w:r>
    </w:p>
    <w:p w14:paraId="5A3A2906" w14:textId="77777777" w:rsidR="0085408C" w:rsidRPr="006E77BD" w:rsidRDefault="0085408C" w:rsidP="00610543">
      <w:proofErr w:type="spellStart"/>
      <w:r w:rsidRPr="006E77BD">
        <w:t>Encryption</w:t>
      </w:r>
      <w:proofErr w:type="spellEnd"/>
      <w:r w:rsidRPr="006E77BD">
        <w:t xml:space="preserve"> – zakódování</w:t>
      </w:r>
    </w:p>
    <w:p w14:paraId="0444B249" w14:textId="77777777" w:rsidR="0085408C" w:rsidRPr="006E77BD" w:rsidRDefault="0085408C" w:rsidP="00610543">
      <w:proofErr w:type="spellStart"/>
      <w:r w:rsidRPr="006E77BD">
        <w:t>Intercepted</w:t>
      </w:r>
      <w:proofErr w:type="spellEnd"/>
      <w:r w:rsidRPr="006E77BD">
        <w:t xml:space="preserve"> – zachycený</w:t>
      </w:r>
    </w:p>
    <w:p w14:paraId="5A784B99" w14:textId="77777777" w:rsidR="0085408C" w:rsidRPr="006E77BD" w:rsidRDefault="0085408C" w:rsidP="00610543">
      <w:r w:rsidRPr="006E77BD">
        <w:t>Browser – prohlížeč</w:t>
      </w:r>
    </w:p>
    <w:p w14:paraId="53F90572" w14:textId="77777777" w:rsidR="0085408C" w:rsidRPr="006E77BD" w:rsidRDefault="0085408C" w:rsidP="00610543">
      <w:proofErr w:type="spellStart"/>
      <w:r w:rsidRPr="006E77BD">
        <w:t>Convert</w:t>
      </w:r>
      <w:proofErr w:type="spellEnd"/>
      <w:r w:rsidRPr="006E77BD">
        <w:t xml:space="preserve"> – přeměnit</w:t>
      </w:r>
    </w:p>
    <w:p w14:paraId="1352D097" w14:textId="77777777" w:rsidR="0085408C" w:rsidRPr="006E77BD" w:rsidRDefault="0085408C" w:rsidP="00610543">
      <w:proofErr w:type="spellStart"/>
      <w:r w:rsidRPr="006E77BD">
        <w:t>Decipher</w:t>
      </w:r>
      <w:proofErr w:type="spellEnd"/>
      <w:r w:rsidRPr="006E77BD">
        <w:t xml:space="preserve"> – rozluštit</w:t>
      </w:r>
    </w:p>
    <w:p w14:paraId="6B18F317" w14:textId="77777777" w:rsidR="0085408C" w:rsidRPr="006E77BD" w:rsidRDefault="0085408C" w:rsidP="00610543">
      <w:proofErr w:type="spellStart"/>
      <w:r w:rsidRPr="006E77BD">
        <w:t>Initiated</w:t>
      </w:r>
      <w:proofErr w:type="spellEnd"/>
      <w:r w:rsidRPr="006E77BD">
        <w:t xml:space="preserve"> - zahájený</w:t>
      </w:r>
    </w:p>
    <w:p w14:paraId="3732A913" w14:textId="77777777" w:rsidR="0085408C" w:rsidRPr="006E77BD" w:rsidRDefault="0085408C" w:rsidP="00610543">
      <w:proofErr w:type="spellStart"/>
      <w:r w:rsidRPr="006E77BD">
        <w:t>Uploads</w:t>
      </w:r>
      <w:proofErr w:type="spellEnd"/>
      <w:r w:rsidRPr="006E77BD">
        <w:t xml:space="preserve"> – vložit (počítačový soubor)</w:t>
      </w:r>
    </w:p>
    <w:p w14:paraId="2D8D1126" w14:textId="77777777" w:rsidR="0085408C" w:rsidRPr="006E77BD" w:rsidRDefault="0085408C" w:rsidP="0061090B"/>
    <w:p w14:paraId="17D7B114" w14:textId="77777777" w:rsidR="0085408C" w:rsidRPr="006E77BD" w:rsidRDefault="0085408C"/>
    <w:p w14:paraId="48B110AD" w14:textId="77777777" w:rsidR="0085408C" w:rsidRPr="0044549B" w:rsidRDefault="0085408C" w:rsidP="0061090B">
      <w:pPr>
        <w:rPr>
          <w:b/>
          <w:lang w:val="en-GB"/>
        </w:rPr>
      </w:pPr>
      <w:r>
        <w:rPr>
          <w:b/>
          <w:lang w:val="en-GB"/>
        </w:rPr>
        <w:t>PRACTICE</w:t>
      </w:r>
    </w:p>
    <w:p w14:paraId="4BD99078" w14:textId="77777777" w:rsidR="0085408C" w:rsidRDefault="0085408C" w:rsidP="0061090B">
      <w:pPr>
        <w:rPr>
          <w:lang w:val="en-GB"/>
        </w:rPr>
      </w:pPr>
    </w:p>
    <w:p w14:paraId="74881A57" w14:textId="77777777" w:rsidR="0085408C" w:rsidRPr="004F1D47" w:rsidRDefault="0085408C" w:rsidP="0061090B">
      <w:pPr>
        <w:rPr>
          <w:b/>
          <w:lang w:val="en-GB"/>
        </w:rPr>
      </w:pPr>
      <w:r w:rsidRPr="004F1D47">
        <w:rPr>
          <w:b/>
          <w:lang w:val="en-GB"/>
        </w:rPr>
        <w:t>1. Answer the questions:</w:t>
      </w:r>
    </w:p>
    <w:p w14:paraId="24677823" w14:textId="77777777" w:rsidR="0085408C" w:rsidRDefault="0085408C" w:rsidP="00610543">
      <w:pPr>
        <w:numPr>
          <w:ilvl w:val="0"/>
          <w:numId w:val="5"/>
        </w:numPr>
        <w:rPr>
          <w:lang w:val="en-GB"/>
        </w:rPr>
      </w:pPr>
      <w:r>
        <w:rPr>
          <w:lang w:val="en-GB"/>
        </w:rPr>
        <w:t>What is HTTP? What is it used by? What is HTTP used for?</w:t>
      </w:r>
    </w:p>
    <w:p w14:paraId="3078AC5C" w14:textId="77777777" w:rsidR="0085408C" w:rsidRDefault="0085408C" w:rsidP="00610543">
      <w:pPr>
        <w:numPr>
          <w:ilvl w:val="0"/>
          <w:numId w:val="5"/>
        </w:numPr>
        <w:rPr>
          <w:lang w:val="en-GB"/>
        </w:rPr>
      </w:pPr>
      <w:r>
        <w:rPr>
          <w:lang w:val="en-GB"/>
        </w:rPr>
        <w:t>What are three common message types? Describe them</w:t>
      </w:r>
      <w:ins w:id="6" w:author="kohoutkova" w:date="2016-10-20T08:58:00Z">
        <w:r>
          <w:rPr>
            <w:lang w:val="en-GB"/>
          </w:rPr>
          <w:t>.</w:t>
        </w:r>
      </w:ins>
    </w:p>
    <w:p w14:paraId="20791081" w14:textId="77777777" w:rsidR="0085408C" w:rsidRDefault="0085408C" w:rsidP="00392718">
      <w:pPr>
        <w:rPr>
          <w:lang w:val="en-GB"/>
        </w:rPr>
      </w:pPr>
    </w:p>
    <w:p w14:paraId="5F7AD87D" w14:textId="77777777" w:rsidR="0085408C" w:rsidRPr="004F1D47" w:rsidRDefault="0085408C" w:rsidP="00392718">
      <w:pPr>
        <w:rPr>
          <w:b/>
          <w:lang w:val="en-GB"/>
        </w:rPr>
      </w:pPr>
      <w:r w:rsidRPr="004F1D47">
        <w:rPr>
          <w:b/>
          <w:lang w:val="en-GB"/>
        </w:rPr>
        <w:t>2. Explain the abbreviation</w:t>
      </w:r>
      <w:r>
        <w:rPr>
          <w:b/>
          <w:lang w:val="en-GB"/>
        </w:rPr>
        <w:t>s</w:t>
      </w:r>
      <w:r w:rsidRPr="004F1D47">
        <w:rPr>
          <w:b/>
          <w:lang w:val="en-GB"/>
        </w:rPr>
        <w:t>:</w:t>
      </w:r>
    </w:p>
    <w:p w14:paraId="06D01306" w14:textId="77777777" w:rsidR="0085408C" w:rsidRDefault="0085408C" w:rsidP="00392718">
      <w:pPr>
        <w:rPr>
          <w:lang w:val="en-GB"/>
        </w:rPr>
      </w:pPr>
    </w:p>
    <w:p w14:paraId="777677F6" w14:textId="77777777" w:rsidR="0085408C" w:rsidRDefault="0085408C" w:rsidP="00392718">
      <w:pPr>
        <w:rPr>
          <w:lang w:val="en-GB"/>
        </w:rPr>
      </w:pPr>
    </w:p>
    <w:p w14:paraId="16E50DB5" w14:textId="77777777" w:rsidR="0085408C" w:rsidRDefault="0085408C" w:rsidP="00392718">
      <w:pPr>
        <w:rPr>
          <w:lang w:val="en-GB"/>
        </w:rPr>
      </w:pPr>
      <w:r>
        <w:rPr>
          <w:lang w:val="en-GB"/>
        </w:rPr>
        <w:t xml:space="preserve">HTTP – </w:t>
      </w:r>
    </w:p>
    <w:p w14:paraId="6C4B9D9C" w14:textId="77777777" w:rsidR="0085408C" w:rsidRDefault="0085408C" w:rsidP="00392718">
      <w:pPr>
        <w:rPr>
          <w:lang w:val="en-GB"/>
        </w:rPr>
      </w:pPr>
      <w:r>
        <w:rPr>
          <w:lang w:val="en-GB"/>
        </w:rPr>
        <w:t xml:space="preserve">SSL – </w:t>
      </w:r>
    </w:p>
    <w:p w14:paraId="2BEA671A" w14:textId="77777777" w:rsidR="0085408C" w:rsidRDefault="0085408C" w:rsidP="00392718">
      <w:pPr>
        <w:rPr>
          <w:lang w:val="en-GB"/>
        </w:rPr>
      </w:pPr>
      <w:r>
        <w:rPr>
          <w:lang w:val="en-GB"/>
        </w:rPr>
        <w:t xml:space="preserve">VRL – </w:t>
      </w:r>
    </w:p>
    <w:p w14:paraId="5A822CFB" w14:textId="77777777" w:rsidR="0085408C" w:rsidRDefault="0085408C" w:rsidP="00392718">
      <w:pPr>
        <w:rPr>
          <w:lang w:val="en-GB"/>
        </w:rPr>
      </w:pPr>
      <w:r>
        <w:rPr>
          <w:lang w:val="en-GB"/>
        </w:rPr>
        <w:t xml:space="preserve">HTTPS – </w:t>
      </w:r>
    </w:p>
    <w:p w14:paraId="4F047F89" w14:textId="77777777" w:rsidR="0085408C" w:rsidRDefault="0085408C" w:rsidP="00392718">
      <w:pPr>
        <w:rPr>
          <w:lang w:val="en-GB"/>
        </w:rPr>
      </w:pPr>
      <w:r>
        <w:rPr>
          <w:lang w:val="en-GB"/>
        </w:rPr>
        <w:t xml:space="preserve">HTML – </w:t>
      </w:r>
    </w:p>
    <w:p w14:paraId="7A9D8940" w14:textId="77777777" w:rsidR="0085408C" w:rsidRDefault="0085408C" w:rsidP="00392718">
      <w:pPr>
        <w:rPr>
          <w:lang w:val="en-GB"/>
        </w:rPr>
      </w:pPr>
    </w:p>
    <w:p w14:paraId="08A75E54" w14:textId="77777777" w:rsidR="0085408C" w:rsidRPr="0044549B" w:rsidRDefault="0085408C" w:rsidP="004F1D47">
      <w:pPr>
        <w:rPr>
          <w:b/>
          <w:lang w:val="en-GB"/>
        </w:rPr>
      </w:pPr>
      <w:r w:rsidRPr="0044549B">
        <w:rPr>
          <w:b/>
          <w:lang w:val="en-GB"/>
        </w:rPr>
        <w:t xml:space="preserve">3. Match </w:t>
      </w:r>
      <w:r>
        <w:rPr>
          <w:b/>
          <w:lang w:val="en-GB"/>
        </w:rPr>
        <w:t>to the</w:t>
      </w:r>
      <w:r w:rsidRPr="0044549B">
        <w:rPr>
          <w:b/>
          <w:lang w:val="en-GB"/>
        </w:rPr>
        <w:t xml:space="preserve"> cor</w:t>
      </w:r>
      <w:r>
        <w:rPr>
          <w:b/>
          <w:lang w:val="en-GB"/>
        </w:rPr>
        <w:t xml:space="preserve">rect definition. </w:t>
      </w:r>
    </w:p>
    <w:p w14:paraId="17DA7C95" w14:textId="77777777" w:rsidR="0085408C" w:rsidRPr="00941EB4" w:rsidRDefault="0085408C" w:rsidP="004F1D47">
      <w:pPr>
        <w:spacing w:before="100" w:beforeAutospacing="1" w:after="100" w:afterAutospacing="1" w:line="301" w:lineRule="atLeast"/>
        <w:ind w:left="2832" w:hanging="2832"/>
        <w:rPr>
          <w:color w:val="333333"/>
          <w:sz w:val="22"/>
          <w:szCs w:val="22"/>
          <w:lang w:val="en-GB"/>
        </w:rPr>
      </w:pPr>
      <w:r w:rsidRPr="00F876AA">
        <w:rPr>
          <w:lang w:val="en-GB"/>
        </w:rPr>
        <w:t>1. GET</w:t>
      </w:r>
      <w:r w:rsidRPr="00F876AA">
        <w:rPr>
          <w:lang w:val="en-GB"/>
        </w:rPr>
        <w:tab/>
      </w:r>
      <w:r w:rsidRPr="00F876AA">
        <w:rPr>
          <w:sz w:val="22"/>
          <w:szCs w:val="22"/>
          <w:lang w:val="en-GB"/>
        </w:rPr>
        <w:t>a)</w:t>
      </w:r>
      <w:r w:rsidRPr="00941EB4">
        <w:rPr>
          <w:color w:val="333333"/>
          <w:sz w:val="22"/>
          <w:szCs w:val="22"/>
          <w:lang w:val="en-GB"/>
        </w:rPr>
        <w:t xml:space="preserve"> Uploads resources or content to the web server such as an image.</w:t>
      </w:r>
    </w:p>
    <w:p w14:paraId="33EA1F38" w14:textId="77777777" w:rsidR="0085408C" w:rsidRPr="00941EB4" w:rsidRDefault="0085408C" w:rsidP="004F1D47">
      <w:pPr>
        <w:spacing w:before="100" w:beforeAutospacing="1" w:after="100" w:afterAutospacing="1" w:line="301" w:lineRule="atLeast"/>
        <w:rPr>
          <w:color w:val="333333"/>
          <w:lang w:val="en-GB"/>
        </w:rPr>
      </w:pPr>
      <w:r w:rsidRPr="00F876AA">
        <w:rPr>
          <w:lang w:val="en-GB"/>
        </w:rPr>
        <w:t>2 .POST</w:t>
      </w:r>
      <w:r w:rsidRPr="00F876AA">
        <w:rPr>
          <w:lang w:val="en-GB"/>
        </w:rPr>
        <w:tab/>
      </w:r>
      <w:r w:rsidRPr="00F876AA">
        <w:rPr>
          <w:lang w:val="en-GB"/>
        </w:rPr>
        <w:tab/>
      </w:r>
      <w:r w:rsidRPr="00F876AA">
        <w:rPr>
          <w:lang w:val="en-GB"/>
        </w:rPr>
        <w:tab/>
        <w:t>b)</w:t>
      </w:r>
      <w:r w:rsidRPr="00941EB4">
        <w:rPr>
          <w:color w:val="333333"/>
          <w:lang w:val="en-GB"/>
        </w:rPr>
        <w:t xml:space="preserve"> Uploads data files to the web server such as form data.</w:t>
      </w:r>
    </w:p>
    <w:p w14:paraId="37BC7EF0" w14:textId="77777777" w:rsidR="0085408C" w:rsidRPr="00941EB4" w:rsidRDefault="0085408C" w:rsidP="004F1D47">
      <w:pPr>
        <w:rPr>
          <w:color w:val="333333"/>
          <w:lang w:val="en-GB"/>
        </w:rPr>
      </w:pPr>
      <w:r w:rsidRPr="00F876AA">
        <w:rPr>
          <w:lang w:val="en-GB"/>
        </w:rPr>
        <w:t>3. PUT</w:t>
      </w:r>
      <w:r w:rsidRPr="00F876AA">
        <w:rPr>
          <w:lang w:val="en-GB"/>
        </w:rPr>
        <w:tab/>
      </w:r>
      <w:r w:rsidRPr="00F876AA">
        <w:rPr>
          <w:lang w:val="en-GB"/>
        </w:rPr>
        <w:tab/>
      </w:r>
      <w:r w:rsidRPr="00F876AA">
        <w:rPr>
          <w:lang w:val="en-GB"/>
        </w:rPr>
        <w:tab/>
      </w:r>
      <w:r w:rsidRPr="00F876AA">
        <w:rPr>
          <w:lang w:val="en-GB"/>
        </w:rPr>
        <w:tab/>
        <w:t>c)</w:t>
      </w:r>
      <w:r w:rsidRPr="00941EB4">
        <w:rPr>
          <w:color w:val="333333"/>
          <w:lang w:val="en-GB"/>
        </w:rPr>
        <w:t xml:space="preserve"> A client requests for data</w:t>
      </w:r>
    </w:p>
    <w:p w14:paraId="555E7DA0" w14:textId="77777777" w:rsidR="0085408C" w:rsidRDefault="0085408C" w:rsidP="004F1D47">
      <w:pPr>
        <w:rPr>
          <w:rFonts w:ascii="Helvetica" w:hAnsi="Helvetica"/>
          <w:color w:val="333333"/>
          <w:lang w:val="en-GB"/>
        </w:rPr>
      </w:pPr>
    </w:p>
    <w:p w14:paraId="2506450F" w14:textId="77777777" w:rsidR="0085408C" w:rsidRPr="00D137EF" w:rsidRDefault="0085408C" w:rsidP="0044549B">
      <w:pPr>
        <w:rPr>
          <w:b/>
          <w:color w:val="333333"/>
          <w:lang w:val="en-GB"/>
        </w:rPr>
      </w:pPr>
      <w:r w:rsidRPr="00D137EF">
        <w:rPr>
          <w:b/>
          <w:color w:val="333333"/>
          <w:lang w:val="en-GB"/>
        </w:rPr>
        <w:t>4. Complete the text. There two extra words!</w:t>
      </w:r>
    </w:p>
    <w:p w14:paraId="7C94136F" w14:textId="77777777" w:rsidR="0085408C" w:rsidRPr="00D137EF" w:rsidRDefault="0085408C" w:rsidP="0044549B">
      <w:pPr>
        <w:rPr>
          <w:color w:val="333333"/>
          <w:lang w:val="en-GB"/>
        </w:rPr>
      </w:pPr>
    </w:p>
    <w:p w14:paraId="57BA71FF" w14:textId="77777777" w:rsidR="0085408C" w:rsidRDefault="0085408C" w:rsidP="0044549B">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8"/>
      </w:tblGrid>
      <w:tr w:rsidR="0085408C" w14:paraId="6B313112" w14:textId="77777777" w:rsidTr="0039187B">
        <w:tc>
          <w:tcPr>
            <w:tcW w:w="7848" w:type="dxa"/>
          </w:tcPr>
          <w:p w14:paraId="26B43A66" w14:textId="77777777" w:rsidR="0085408C" w:rsidRPr="0039187B" w:rsidRDefault="0085408C" w:rsidP="0044549B">
            <w:pPr>
              <w:rPr>
                <w:lang w:val="en-GB"/>
              </w:rPr>
            </w:pPr>
            <w:r w:rsidRPr="0039187B">
              <w:rPr>
                <w:color w:val="333333"/>
              </w:rPr>
              <w:t xml:space="preserve">Server  </w:t>
            </w:r>
            <w:proofErr w:type="spellStart"/>
            <w:r w:rsidRPr="0039187B">
              <w:rPr>
                <w:color w:val="333333"/>
              </w:rPr>
              <w:t>communication</w:t>
            </w:r>
            <w:proofErr w:type="spellEnd"/>
            <w:r w:rsidRPr="0039187B">
              <w:rPr>
                <w:color w:val="333333"/>
              </w:rPr>
              <w:t xml:space="preserve">,  network,  </w:t>
            </w:r>
            <w:proofErr w:type="spellStart"/>
            <w:r w:rsidRPr="0039187B">
              <w:rPr>
                <w:color w:val="333333"/>
              </w:rPr>
              <w:t>encryption</w:t>
            </w:r>
            <w:proofErr w:type="spellEnd"/>
            <w:r w:rsidRPr="0039187B">
              <w:rPr>
                <w:color w:val="333333"/>
              </w:rPr>
              <w:t xml:space="preserve">,   </w:t>
            </w:r>
            <w:proofErr w:type="spellStart"/>
            <w:r w:rsidRPr="0039187B">
              <w:rPr>
                <w:color w:val="333333"/>
              </w:rPr>
              <w:t>protocol</w:t>
            </w:r>
            <w:proofErr w:type="spellEnd"/>
            <w:r w:rsidRPr="0039187B">
              <w:rPr>
                <w:color w:val="333333"/>
              </w:rPr>
              <w:t xml:space="preserve">,      </w:t>
            </w:r>
            <w:proofErr w:type="spellStart"/>
            <w:r w:rsidRPr="0039187B">
              <w:rPr>
                <w:color w:val="333333"/>
              </w:rPr>
              <w:t>request</w:t>
            </w:r>
            <w:proofErr w:type="spellEnd"/>
            <w:r w:rsidRPr="0039187B">
              <w:rPr>
                <w:color w:val="333333"/>
              </w:rPr>
              <w:t xml:space="preserve">,       </w:t>
            </w:r>
            <w:proofErr w:type="spellStart"/>
            <w:r w:rsidRPr="0039187B">
              <w:rPr>
                <w:color w:val="333333"/>
              </w:rPr>
              <w:t>client</w:t>
            </w:r>
            <w:proofErr w:type="spellEnd"/>
          </w:p>
        </w:tc>
      </w:tr>
    </w:tbl>
    <w:p w14:paraId="59346D75" w14:textId="77777777" w:rsidR="0085408C" w:rsidRDefault="0085408C" w:rsidP="0044549B">
      <w:pPr>
        <w:rPr>
          <w:lang w:val="en-GB"/>
        </w:rPr>
      </w:pPr>
    </w:p>
    <w:p w14:paraId="4B580D53" w14:textId="77777777" w:rsidR="0085408C" w:rsidRDefault="0085408C" w:rsidP="0044549B">
      <w:pPr>
        <w:rPr>
          <w:lang w:val="en-GB"/>
        </w:rPr>
      </w:pPr>
    </w:p>
    <w:p w14:paraId="0C04119B" w14:textId="77777777" w:rsidR="0085408C" w:rsidRPr="00192BFC" w:rsidRDefault="0085408C" w:rsidP="00D137EF">
      <w:pPr>
        <w:spacing w:before="240" w:after="240" w:line="360" w:lineRule="auto"/>
        <w:rPr>
          <w:color w:val="333333"/>
          <w:lang w:val="en-GB"/>
        </w:rPr>
      </w:pPr>
      <w:r w:rsidRPr="00192BFC">
        <w:rPr>
          <w:color w:val="333333"/>
          <w:lang w:val="en-GB"/>
        </w:rPr>
        <w:t xml:space="preserve">For secure </w:t>
      </w:r>
      <w:r w:rsidRPr="00192BFC">
        <w:rPr>
          <w:color w:val="333333"/>
          <w:u w:val="single"/>
          <w:lang w:val="en-GB"/>
        </w:rPr>
        <w:tab/>
      </w:r>
      <w:r w:rsidRPr="00192BFC">
        <w:rPr>
          <w:color w:val="333333"/>
          <w:u w:val="single"/>
          <w:lang w:val="en-GB"/>
        </w:rPr>
        <w:tab/>
      </w:r>
      <w:r w:rsidRPr="00192BFC">
        <w:rPr>
          <w:color w:val="333333"/>
          <w:u w:val="single"/>
          <w:lang w:val="en-GB"/>
        </w:rPr>
        <w:tab/>
      </w:r>
      <w:r w:rsidRPr="00192BFC">
        <w:rPr>
          <w:color w:val="333333"/>
          <w:u w:val="single"/>
          <w:lang w:val="en-GB"/>
        </w:rPr>
        <w:tab/>
      </w:r>
      <w:r w:rsidRPr="00192BFC">
        <w:rPr>
          <w:color w:val="333333"/>
          <w:u w:val="single"/>
          <w:lang w:val="en-GB"/>
        </w:rPr>
        <w:tab/>
      </w:r>
      <w:r w:rsidRPr="00192BFC">
        <w:rPr>
          <w:color w:val="333333"/>
          <w:lang w:val="en-GB"/>
        </w:rPr>
        <w:t xml:space="preserve"> across the Internet, the HTTP Secure (HTTPS) </w:t>
      </w:r>
      <w:r w:rsidRPr="00192BFC">
        <w:rPr>
          <w:color w:val="333333"/>
          <w:u w:val="single"/>
          <w:lang w:val="en-GB"/>
        </w:rPr>
        <w:tab/>
      </w:r>
      <w:r w:rsidRPr="00192BFC">
        <w:rPr>
          <w:color w:val="333333"/>
          <w:u w:val="single"/>
          <w:lang w:val="en-GB"/>
        </w:rPr>
        <w:tab/>
      </w:r>
      <w:r w:rsidRPr="00192BFC">
        <w:rPr>
          <w:color w:val="333333"/>
          <w:u w:val="single"/>
          <w:lang w:val="en-GB"/>
        </w:rPr>
        <w:tab/>
      </w:r>
      <w:r w:rsidRPr="00192BFC">
        <w:rPr>
          <w:color w:val="333333"/>
          <w:lang w:val="en-GB"/>
        </w:rPr>
        <w:t xml:space="preserve"> is used. HTTPS uses authentication and</w:t>
      </w:r>
      <w:r w:rsidRPr="00192BFC">
        <w:rPr>
          <w:color w:val="333333"/>
          <w:u w:val="single"/>
          <w:lang w:val="en-GB"/>
        </w:rPr>
        <w:tab/>
      </w:r>
      <w:r w:rsidRPr="00192BFC">
        <w:rPr>
          <w:color w:val="333333"/>
          <w:u w:val="single"/>
          <w:lang w:val="en-GB"/>
        </w:rPr>
        <w:tab/>
      </w:r>
      <w:r w:rsidRPr="00192BFC">
        <w:rPr>
          <w:color w:val="333333"/>
          <w:u w:val="single"/>
          <w:lang w:val="en-GB"/>
        </w:rPr>
        <w:tab/>
      </w:r>
      <w:r w:rsidRPr="00192BFC">
        <w:rPr>
          <w:color w:val="333333"/>
          <w:lang w:val="en-GB"/>
        </w:rPr>
        <w:t xml:space="preserve"> to secure data as it travels between the client and </w:t>
      </w:r>
      <w:r w:rsidRPr="00192BFC">
        <w:rPr>
          <w:color w:val="333333"/>
          <w:u w:val="single"/>
          <w:lang w:val="en-GB"/>
        </w:rPr>
        <w:tab/>
      </w:r>
      <w:r w:rsidRPr="00192BFC">
        <w:rPr>
          <w:color w:val="333333"/>
          <w:u w:val="single"/>
          <w:lang w:val="en-GB"/>
        </w:rPr>
        <w:tab/>
      </w:r>
      <w:r w:rsidRPr="00192BFC">
        <w:rPr>
          <w:color w:val="333333"/>
          <w:u w:val="single"/>
          <w:lang w:val="en-GB"/>
        </w:rPr>
        <w:tab/>
      </w:r>
      <w:r w:rsidRPr="00192BFC">
        <w:rPr>
          <w:color w:val="333333"/>
          <w:u w:val="single"/>
          <w:lang w:val="en-GB"/>
        </w:rPr>
        <w:tab/>
      </w:r>
      <w:r w:rsidRPr="00192BFC">
        <w:rPr>
          <w:color w:val="333333"/>
          <w:lang w:val="en-GB"/>
        </w:rPr>
        <w:t xml:space="preserve"> HTTPS uses the same client request-server response process as HTTP, but the data stream is encrypted with Secure Socket Layer (SSL) before being transported across the </w:t>
      </w:r>
      <w:r w:rsidRPr="00192BFC">
        <w:rPr>
          <w:color w:val="333333"/>
          <w:u w:val="single"/>
          <w:lang w:val="en-GB"/>
        </w:rPr>
        <w:tab/>
      </w:r>
      <w:r w:rsidRPr="00192BFC">
        <w:rPr>
          <w:color w:val="333333"/>
          <w:u w:val="single"/>
          <w:lang w:val="en-GB"/>
        </w:rPr>
        <w:tab/>
      </w:r>
      <w:r w:rsidRPr="00192BFC">
        <w:rPr>
          <w:color w:val="333333"/>
          <w:u w:val="single"/>
          <w:lang w:val="en-GB"/>
        </w:rPr>
        <w:tab/>
      </w:r>
      <w:r w:rsidRPr="00192BFC">
        <w:rPr>
          <w:color w:val="333333"/>
          <w:u w:val="single"/>
          <w:lang w:val="en-GB"/>
        </w:rPr>
        <w:tab/>
      </w:r>
      <w:r w:rsidRPr="00192BFC">
        <w:rPr>
          <w:color w:val="333333"/>
          <w:lang w:val="en-GB"/>
        </w:rPr>
        <w:t>.</w:t>
      </w:r>
    </w:p>
    <w:p w14:paraId="132422BB" w14:textId="77777777" w:rsidR="0085408C" w:rsidDel="008D758F" w:rsidRDefault="0085408C">
      <w:pPr>
        <w:rPr>
          <w:ins w:id="7" w:author="kohoutkova" w:date="2016-10-20T08:59:00Z"/>
          <w:del w:id="8" w:author="Božena Wiesnerová" w:date="2019-03-02T22:39:00Z"/>
          <w:b/>
          <w:lang w:val="en-GB"/>
        </w:rPr>
      </w:pPr>
      <w:ins w:id="9" w:author="kohoutkova" w:date="2016-10-20T08:59:00Z">
        <w:del w:id="10" w:author="Božena Wiesnerová" w:date="2019-03-02T22:39:00Z">
          <w:r w:rsidDel="008D758F">
            <w:rPr>
              <w:b/>
              <w:lang w:val="en-GB"/>
            </w:rPr>
            <w:br w:type="page"/>
          </w:r>
        </w:del>
      </w:ins>
    </w:p>
    <w:p w14:paraId="6C5514FB" w14:textId="77777777" w:rsidR="0085408C" w:rsidRPr="00192BFC" w:rsidDel="008D758F" w:rsidRDefault="0085408C" w:rsidP="00D137EF">
      <w:pPr>
        <w:spacing w:line="360" w:lineRule="auto"/>
        <w:rPr>
          <w:del w:id="11" w:author="Božena Wiesnerová" w:date="2019-03-02T22:39:00Z"/>
          <w:b/>
          <w:lang w:val="en-GB"/>
        </w:rPr>
      </w:pPr>
      <w:bookmarkStart w:id="12" w:name="_Hlk2458743"/>
      <w:del w:id="13" w:author="Božena Wiesnerová" w:date="2019-03-02T22:39:00Z">
        <w:r w:rsidRPr="00192BFC" w:rsidDel="008D758F">
          <w:rPr>
            <w:b/>
            <w:lang w:val="en-GB"/>
          </w:rPr>
          <w:delText>Answer key:</w:delText>
        </w:r>
      </w:del>
    </w:p>
    <w:p w14:paraId="1712D21A" w14:textId="77777777" w:rsidR="0085408C" w:rsidRPr="00192BFC" w:rsidDel="008D758F" w:rsidRDefault="0085408C" w:rsidP="00D137EF">
      <w:pPr>
        <w:spacing w:line="360" w:lineRule="auto"/>
        <w:rPr>
          <w:del w:id="14" w:author="Božena Wiesnerová" w:date="2019-03-02T22:39:00Z"/>
          <w:b/>
          <w:lang w:val="en-GB"/>
        </w:rPr>
      </w:pPr>
      <w:del w:id="15" w:author="Božena Wiesnerová" w:date="2019-03-02T22:39:00Z">
        <w:r w:rsidRPr="00192BFC" w:rsidDel="008D758F">
          <w:rPr>
            <w:b/>
            <w:lang w:val="en-GB"/>
          </w:rPr>
          <w:delText>1.</w:delText>
        </w:r>
      </w:del>
    </w:p>
    <w:p w14:paraId="4812FF18" w14:textId="77777777" w:rsidR="0085408C" w:rsidDel="008D758F" w:rsidRDefault="0085408C" w:rsidP="00954271">
      <w:pPr>
        <w:rPr>
          <w:del w:id="16" w:author="Božena Wiesnerová" w:date="2019-03-02T22:39:00Z"/>
          <w:lang w:val="en-GB"/>
        </w:rPr>
      </w:pPr>
      <w:del w:id="17" w:author="Božena Wiesnerová" w:date="2019-03-02T22:39:00Z">
        <w:r w:rsidDel="008D758F">
          <w:rPr>
            <w:lang w:val="en-GB"/>
          </w:rPr>
          <w:delText>HTTP</w:delText>
        </w:r>
        <w:r w:rsidRPr="0061090B" w:rsidDel="008D758F">
          <w:rPr>
            <w:lang w:val="en-GB"/>
          </w:rPr>
          <w:delText xml:space="preserve"> – application layer protocol used to the World Wide Web, used by Web browsers and servers to communicate.</w:delText>
        </w:r>
      </w:del>
    </w:p>
    <w:p w14:paraId="1BD118C8" w14:textId="77777777" w:rsidR="0085408C" w:rsidDel="008D758F" w:rsidRDefault="0085408C" w:rsidP="00954271">
      <w:pPr>
        <w:rPr>
          <w:del w:id="18" w:author="Božena Wiesnerová" w:date="2019-03-02T22:39:00Z"/>
          <w:lang w:val="en-GB"/>
        </w:rPr>
      </w:pPr>
      <w:del w:id="19" w:author="Božena Wiesnerová" w:date="2019-03-02T22:39:00Z">
        <w:r w:rsidDel="008D758F">
          <w:rPr>
            <w:lang w:val="en-GB"/>
          </w:rPr>
          <w:delText>Three common messages are GET, POST, and PUT</w:delText>
        </w:r>
      </w:del>
    </w:p>
    <w:p w14:paraId="3FB07B0F" w14:textId="77777777" w:rsidR="0085408C" w:rsidDel="008D758F" w:rsidRDefault="0085408C" w:rsidP="00954271">
      <w:pPr>
        <w:rPr>
          <w:del w:id="20" w:author="Božena Wiesnerová" w:date="2019-03-02T22:39:00Z"/>
          <w:lang w:val="en-GB"/>
        </w:rPr>
      </w:pPr>
    </w:p>
    <w:p w14:paraId="706DD672" w14:textId="77777777" w:rsidR="0085408C" w:rsidRPr="00192BFC" w:rsidDel="008D758F" w:rsidRDefault="0085408C" w:rsidP="00954271">
      <w:pPr>
        <w:rPr>
          <w:del w:id="21" w:author="Božena Wiesnerová" w:date="2019-03-02T22:39:00Z"/>
          <w:b/>
          <w:lang w:val="en-GB"/>
        </w:rPr>
      </w:pPr>
      <w:del w:id="22" w:author="Božena Wiesnerová" w:date="2019-03-02T22:39:00Z">
        <w:r w:rsidRPr="00192BFC" w:rsidDel="008D758F">
          <w:rPr>
            <w:b/>
            <w:lang w:val="en-GB"/>
          </w:rPr>
          <w:delText>2.</w:delText>
        </w:r>
      </w:del>
    </w:p>
    <w:p w14:paraId="40C8D81D" w14:textId="77777777" w:rsidR="0085408C" w:rsidDel="008D758F" w:rsidRDefault="0085408C" w:rsidP="00954271">
      <w:pPr>
        <w:rPr>
          <w:del w:id="23" w:author="Božena Wiesnerová" w:date="2019-03-02T22:39:00Z"/>
          <w:lang w:val="en-GB"/>
        </w:rPr>
      </w:pPr>
      <w:del w:id="24" w:author="Božena Wiesnerová" w:date="2019-03-02T22:39:00Z">
        <w:r w:rsidDel="008D758F">
          <w:rPr>
            <w:lang w:val="en-GB"/>
          </w:rPr>
          <w:delText>HTTP – Hypertext protocol</w:delText>
        </w:r>
      </w:del>
    </w:p>
    <w:p w14:paraId="74179E62" w14:textId="77777777" w:rsidR="0085408C" w:rsidDel="008D758F" w:rsidRDefault="0085408C" w:rsidP="00954271">
      <w:pPr>
        <w:rPr>
          <w:del w:id="25" w:author="Božena Wiesnerová" w:date="2019-03-02T22:39:00Z"/>
          <w:lang w:val="en-GB"/>
        </w:rPr>
      </w:pPr>
      <w:del w:id="26" w:author="Božena Wiesnerová" w:date="2019-03-02T22:39:00Z">
        <w:r w:rsidDel="008D758F">
          <w:rPr>
            <w:lang w:val="en-GB"/>
          </w:rPr>
          <w:delText>SSL – Secure Socket Layer</w:delText>
        </w:r>
      </w:del>
    </w:p>
    <w:p w14:paraId="49240B3D" w14:textId="77777777" w:rsidR="0085408C" w:rsidDel="008D758F" w:rsidRDefault="0085408C" w:rsidP="00954271">
      <w:pPr>
        <w:rPr>
          <w:del w:id="27" w:author="Božena Wiesnerová" w:date="2019-03-02T22:39:00Z"/>
          <w:lang w:val="en-GB"/>
        </w:rPr>
      </w:pPr>
      <w:del w:id="28" w:author="Božena Wiesnerová" w:date="2019-03-02T22:39:00Z">
        <w:r w:rsidDel="008D758F">
          <w:rPr>
            <w:lang w:val="en-GB"/>
          </w:rPr>
          <w:delText>URL – Uniform Resource Locator</w:delText>
        </w:r>
      </w:del>
    </w:p>
    <w:p w14:paraId="06D003E5" w14:textId="77777777" w:rsidR="0085408C" w:rsidDel="008D758F" w:rsidRDefault="0085408C" w:rsidP="00954271">
      <w:pPr>
        <w:rPr>
          <w:del w:id="29" w:author="Božena Wiesnerová" w:date="2019-03-02T22:39:00Z"/>
          <w:lang w:val="en-GB"/>
        </w:rPr>
      </w:pPr>
      <w:del w:id="30" w:author="Božena Wiesnerová" w:date="2019-03-02T22:39:00Z">
        <w:r w:rsidDel="008D758F">
          <w:rPr>
            <w:lang w:val="en-GB"/>
          </w:rPr>
          <w:delText>HTTPS – Secure Hypertext Protocol</w:delText>
        </w:r>
      </w:del>
    </w:p>
    <w:p w14:paraId="75322EC5" w14:textId="77777777" w:rsidR="0085408C" w:rsidDel="008D758F" w:rsidRDefault="0085408C" w:rsidP="00954271">
      <w:pPr>
        <w:rPr>
          <w:del w:id="31" w:author="Božena Wiesnerová" w:date="2019-03-02T22:39:00Z"/>
          <w:lang w:val="en-GB"/>
        </w:rPr>
      </w:pPr>
      <w:del w:id="32" w:author="Božena Wiesnerová" w:date="2019-03-02T22:39:00Z">
        <w:r w:rsidDel="008D758F">
          <w:rPr>
            <w:lang w:val="en-GB"/>
          </w:rPr>
          <w:delText>HTML – Hypertext Markup Language</w:delText>
        </w:r>
      </w:del>
    </w:p>
    <w:p w14:paraId="21393FD1" w14:textId="77777777" w:rsidR="0085408C" w:rsidDel="008D758F" w:rsidRDefault="0085408C" w:rsidP="00954271">
      <w:pPr>
        <w:rPr>
          <w:del w:id="33" w:author="Božena Wiesnerová" w:date="2019-03-02T22:39:00Z"/>
          <w:lang w:val="en-GB"/>
        </w:rPr>
      </w:pPr>
    </w:p>
    <w:p w14:paraId="2C51FF55" w14:textId="77777777" w:rsidR="0085408C" w:rsidRPr="00192BFC" w:rsidDel="008D758F" w:rsidRDefault="0085408C" w:rsidP="00954271">
      <w:pPr>
        <w:rPr>
          <w:del w:id="34" w:author="Božena Wiesnerová" w:date="2019-03-02T22:39:00Z"/>
          <w:b/>
          <w:lang w:val="en-GB"/>
        </w:rPr>
      </w:pPr>
      <w:del w:id="35" w:author="Božena Wiesnerová" w:date="2019-03-02T22:39:00Z">
        <w:r w:rsidRPr="00192BFC" w:rsidDel="008D758F">
          <w:rPr>
            <w:b/>
            <w:lang w:val="en-GB"/>
          </w:rPr>
          <w:delText>3.</w:delText>
        </w:r>
      </w:del>
    </w:p>
    <w:p w14:paraId="60BD2184" w14:textId="77777777" w:rsidR="0085408C" w:rsidDel="008D758F" w:rsidRDefault="0085408C" w:rsidP="00954271">
      <w:pPr>
        <w:rPr>
          <w:del w:id="36" w:author="Božena Wiesnerová" w:date="2019-03-02T22:39:00Z"/>
          <w:lang w:val="en-GB"/>
        </w:rPr>
      </w:pPr>
      <w:del w:id="37" w:author="Božena Wiesnerová" w:date="2019-03-02T22:39:00Z">
        <w:r w:rsidDel="008D758F">
          <w:rPr>
            <w:lang w:val="en-GB"/>
          </w:rPr>
          <w:delText>1-C</w:delText>
        </w:r>
      </w:del>
    </w:p>
    <w:p w14:paraId="52BBA349" w14:textId="77777777" w:rsidR="0085408C" w:rsidDel="008D758F" w:rsidRDefault="0085408C" w:rsidP="00954271">
      <w:pPr>
        <w:rPr>
          <w:del w:id="38" w:author="Božena Wiesnerová" w:date="2019-03-02T22:39:00Z"/>
          <w:lang w:val="en-GB"/>
        </w:rPr>
      </w:pPr>
      <w:del w:id="39" w:author="Božena Wiesnerová" w:date="2019-03-02T22:39:00Z">
        <w:r w:rsidDel="008D758F">
          <w:rPr>
            <w:lang w:val="en-GB"/>
          </w:rPr>
          <w:delText>2-B</w:delText>
        </w:r>
      </w:del>
    </w:p>
    <w:p w14:paraId="03741BAA" w14:textId="77777777" w:rsidR="0085408C" w:rsidDel="008D758F" w:rsidRDefault="0085408C" w:rsidP="00954271">
      <w:pPr>
        <w:rPr>
          <w:del w:id="40" w:author="Božena Wiesnerová" w:date="2019-03-02T22:39:00Z"/>
          <w:lang w:val="en-GB"/>
        </w:rPr>
      </w:pPr>
      <w:del w:id="41" w:author="Božena Wiesnerová" w:date="2019-03-02T22:39:00Z">
        <w:r w:rsidDel="008D758F">
          <w:rPr>
            <w:lang w:val="en-GB"/>
          </w:rPr>
          <w:delText>3-A</w:delText>
        </w:r>
      </w:del>
    </w:p>
    <w:p w14:paraId="1855EAB4" w14:textId="77777777" w:rsidR="0085408C" w:rsidDel="008D758F" w:rsidRDefault="0085408C" w:rsidP="00954271">
      <w:pPr>
        <w:rPr>
          <w:del w:id="42" w:author="Božena Wiesnerová" w:date="2019-03-02T22:39:00Z"/>
          <w:lang w:val="en-GB"/>
        </w:rPr>
      </w:pPr>
    </w:p>
    <w:p w14:paraId="3319B9BB" w14:textId="77777777" w:rsidR="0085408C" w:rsidDel="008D758F" w:rsidRDefault="0085408C" w:rsidP="00954271">
      <w:pPr>
        <w:rPr>
          <w:del w:id="43" w:author="Božena Wiesnerová" w:date="2019-03-02T22:39:00Z"/>
          <w:lang w:val="en-GB"/>
        </w:rPr>
      </w:pPr>
    </w:p>
    <w:p w14:paraId="7CF71991" w14:textId="77777777" w:rsidR="0085408C" w:rsidRPr="00192BFC" w:rsidDel="008D758F" w:rsidRDefault="0085408C" w:rsidP="00192BFC">
      <w:pPr>
        <w:rPr>
          <w:del w:id="44" w:author="Božena Wiesnerová" w:date="2019-03-02T22:39:00Z"/>
          <w:b/>
          <w:lang w:val="en-GB"/>
        </w:rPr>
      </w:pPr>
      <w:del w:id="45" w:author="Božena Wiesnerová" w:date="2019-03-02T22:39:00Z">
        <w:r w:rsidRPr="00192BFC" w:rsidDel="008D758F">
          <w:rPr>
            <w:b/>
            <w:lang w:val="en-GB"/>
          </w:rPr>
          <w:delText>4.</w:delText>
        </w:r>
      </w:del>
    </w:p>
    <w:p w14:paraId="2E9CB953" w14:textId="77777777" w:rsidR="0085408C" w:rsidRPr="00192BFC" w:rsidDel="008D758F" w:rsidRDefault="0085408C" w:rsidP="00192BFC">
      <w:pPr>
        <w:rPr>
          <w:del w:id="46" w:author="Božena Wiesnerová" w:date="2019-03-02T22:39:00Z"/>
          <w:lang w:val="en-GB"/>
        </w:rPr>
      </w:pPr>
      <w:del w:id="47" w:author="Božena Wiesnerová" w:date="2019-03-02T22:39:00Z">
        <w:r w:rsidRPr="00192BFC" w:rsidDel="008D758F">
          <w:rPr>
            <w:color w:val="333333"/>
            <w:lang w:val="en-GB"/>
          </w:rPr>
          <w:delText>For secure communication across the Internet, the HTTP Secure (HTTPS) protocol is used. HTTPS uses authentication and encryption to secure data as it travels between the client and server. HTTPS uses the same client request-server response process as HTTP, but the data stream is encrypted with Secure Socket Layer (SSL) before being transported across the network.</w:delText>
        </w:r>
      </w:del>
    </w:p>
    <w:bookmarkEnd w:id="12"/>
    <w:p w14:paraId="4D7E837D" w14:textId="77777777" w:rsidR="0085408C" w:rsidRPr="00192BFC" w:rsidRDefault="0085408C" w:rsidP="00954271"/>
    <w:sectPr w:rsidR="0085408C" w:rsidRPr="00192BFC" w:rsidSect="00941EB4">
      <w:pgSz w:w="11906" w:h="16838"/>
      <w:pgMar w:top="720" w:right="1418" w:bottom="72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D0C"/>
    <w:multiLevelType w:val="multilevel"/>
    <w:tmpl w:val="FC9E00A4"/>
    <w:lvl w:ilvl="0">
      <w:start w:val="1"/>
      <w:numFmt w:val="decimal"/>
      <w:lvlText w:val="%1."/>
      <w:lvlJc w:val="left"/>
      <w:pPr>
        <w:tabs>
          <w:tab w:val="num" w:pos="720"/>
        </w:tabs>
        <w:ind w:left="720" w:hanging="360"/>
      </w:pPr>
      <w:rPr>
        <w:rFonts w:cs="Times New Roman" w:hint="default"/>
        <w:sz w:val="20"/>
      </w:rPr>
    </w:lvl>
    <w:lvl w:ilvl="1">
      <w:start w:val="1"/>
      <w:numFmt w:val="decimal"/>
      <w:lvlText w:val="%2."/>
      <w:lvlJc w:val="left"/>
      <w:pPr>
        <w:tabs>
          <w:tab w:val="num" w:pos="1440"/>
        </w:tabs>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C1FC8"/>
    <w:multiLevelType w:val="multilevel"/>
    <w:tmpl w:val="F1FCE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3778B"/>
    <w:multiLevelType w:val="hybridMultilevel"/>
    <w:tmpl w:val="E8F4647C"/>
    <w:lvl w:ilvl="0" w:tplc="04050001">
      <w:start w:val="1"/>
      <w:numFmt w:val="bullet"/>
      <w:lvlText w:val=""/>
      <w:lvlJc w:val="left"/>
      <w:pPr>
        <w:ind w:left="840" w:hanging="360"/>
      </w:pPr>
      <w:rPr>
        <w:rFonts w:ascii="Symbol" w:hAnsi="Symbol" w:hint="default"/>
      </w:rPr>
    </w:lvl>
    <w:lvl w:ilvl="1" w:tplc="04050003" w:tentative="1">
      <w:start w:val="1"/>
      <w:numFmt w:val="bullet"/>
      <w:lvlText w:val="o"/>
      <w:lvlJc w:val="left"/>
      <w:pPr>
        <w:ind w:left="1560" w:hanging="360"/>
      </w:pPr>
      <w:rPr>
        <w:rFonts w:ascii="Courier New" w:hAnsi="Courier New" w:cs="Courier New" w:hint="default"/>
      </w:rPr>
    </w:lvl>
    <w:lvl w:ilvl="2" w:tplc="04050005" w:tentative="1">
      <w:start w:val="1"/>
      <w:numFmt w:val="bullet"/>
      <w:lvlText w:val=""/>
      <w:lvlJc w:val="left"/>
      <w:pPr>
        <w:ind w:left="2280" w:hanging="360"/>
      </w:pPr>
      <w:rPr>
        <w:rFonts w:ascii="Wingdings" w:hAnsi="Wingdings" w:hint="default"/>
      </w:rPr>
    </w:lvl>
    <w:lvl w:ilvl="3" w:tplc="04050001" w:tentative="1">
      <w:start w:val="1"/>
      <w:numFmt w:val="bullet"/>
      <w:lvlText w:val=""/>
      <w:lvlJc w:val="left"/>
      <w:pPr>
        <w:ind w:left="3000" w:hanging="360"/>
      </w:pPr>
      <w:rPr>
        <w:rFonts w:ascii="Symbol" w:hAnsi="Symbol" w:hint="default"/>
      </w:rPr>
    </w:lvl>
    <w:lvl w:ilvl="4" w:tplc="04050003" w:tentative="1">
      <w:start w:val="1"/>
      <w:numFmt w:val="bullet"/>
      <w:lvlText w:val="o"/>
      <w:lvlJc w:val="left"/>
      <w:pPr>
        <w:ind w:left="3720" w:hanging="360"/>
      </w:pPr>
      <w:rPr>
        <w:rFonts w:ascii="Courier New" w:hAnsi="Courier New" w:cs="Courier New" w:hint="default"/>
      </w:rPr>
    </w:lvl>
    <w:lvl w:ilvl="5" w:tplc="04050005" w:tentative="1">
      <w:start w:val="1"/>
      <w:numFmt w:val="bullet"/>
      <w:lvlText w:val=""/>
      <w:lvlJc w:val="left"/>
      <w:pPr>
        <w:ind w:left="4440" w:hanging="360"/>
      </w:pPr>
      <w:rPr>
        <w:rFonts w:ascii="Wingdings" w:hAnsi="Wingdings" w:hint="default"/>
      </w:rPr>
    </w:lvl>
    <w:lvl w:ilvl="6" w:tplc="04050001" w:tentative="1">
      <w:start w:val="1"/>
      <w:numFmt w:val="bullet"/>
      <w:lvlText w:val=""/>
      <w:lvlJc w:val="left"/>
      <w:pPr>
        <w:ind w:left="5160" w:hanging="360"/>
      </w:pPr>
      <w:rPr>
        <w:rFonts w:ascii="Symbol" w:hAnsi="Symbol" w:hint="default"/>
      </w:rPr>
    </w:lvl>
    <w:lvl w:ilvl="7" w:tplc="04050003" w:tentative="1">
      <w:start w:val="1"/>
      <w:numFmt w:val="bullet"/>
      <w:lvlText w:val="o"/>
      <w:lvlJc w:val="left"/>
      <w:pPr>
        <w:ind w:left="5880" w:hanging="360"/>
      </w:pPr>
      <w:rPr>
        <w:rFonts w:ascii="Courier New" w:hAnsi="Courier New" w:cs="Courier New" w:hint="default"/>
      </w:rPr>
    </w:lvl>
    <w:lvl w:ilvl="8" w:tplc="04050005" w:tentative="1">
      <w:start w:val="1"/>
      <w:numFmt w:val="bullet"/>
      <w:lvlText w:val=""/>
      <w:lvlJc w:val="left"/>
      <w:pPr>
        <w:ind w:left="6600" w:hanging="360"/>
      </w:pPr>
      <w:rPr>
        <w:rFonts w:ascii="Wingdings" w:hAnsi="Wingdings" w:hint="default"/>
      </w:rPr>
    </w:lvl>
  </w:abstractNum>
  <w:abstractNum w:abstractNumId="3" w15:restartNumberingAfterBreak="0">
    <w:nsid w:val="4E7D560B"/>
    <w:multiLevelType w:val="multilevel"/>
    <w:tmpl w:val="40B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F4DB5"/>
    <w:multiLevelType w:val="multilevel"/>
    <w:tmpl w:val="FC9E00A4"/>
    <w:lvl w:ilvl="0">
      <w:start w:val="1"/>
      <w:numFmt w:val="decimal"/>
      <w:lvlText w:val="%1."/>
      <w:lvlJc w:val="left"/>
      <w:pPr>
        <w:tabs>
          <w:tab w:val="num" w:pos="720"/>
        </w:tabs>
        <w:ind w:left="720" w:hanging="360"/>
      </w:pPr>
      <w:rPr>
        <w:rFonts w:cs="Times New Roman" w:hint="default"/>
        <w:sz w:val="20"/>
      </w:rPr>
    </w:lvl>
    <w:lvl w:ilvl="1">
      <w:start w:val="1"/>
      <w:numFmt w:val="decimal"/>
      <w:lvlText w:val="%2."/>
      <w:lvlJc w:val="left"/>
      <w:pPr>
        <w:tabs>
          <w:tab w:val="num" w:pos="1440"/>
        </w:tabs>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8B629F"/>
    <w:multiLevelType w:val="multilevel"/>
    <w:tmpl w:val="7516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13650">
    <w:abstractNumId w:val="5"/>
  </w:num>
  <w:num w:numId="2" w16cid:durableId="1765298659">
    <w:abstractNumId w:val="4"/>
  </w:num>
  <w:num w:numId="3" w16cid:durableId="1545022959">
    <w:abstractNumId w:val="3"/>
  </w:num>
  <w:num w:numId="4" w16cid:durableId="2007129932">
    <w:abstractNumId w:val="1"/>
  </w:num>
  <w:num w:numId="5" w16cid:durableId="946231897">
    <w:abstractNumId w:val="0"/>
  </w:num>
  <w:num w:numId="6" w16cid:durableId="5711577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žena Wiesnerová">
    <w15:presenceInfo w15:providerId="None" w15:userId="Božena Wiesnerová"/>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8BA"/>
    <w:rsid w:val="00005092"/>
    <w:rsid w:val="000508BB"/>
    <w:rsid w:val="000717EE"/>
    <w:rsid w:val="000A2A8B"/>
    <w:rsid w:val="000E1141"/>
    <w:rsid w:val="000E4041"/>
    <w:rsid w:val="001820BD"/>
    <w:rsid w:val="00192BFC"/>
    <w:rsid w:val="002328BA"/>
    <w:rsid w:val="00383A4D"/>
    <w:rsid w:val="0039187B"/>
    <w:rsid w:val="00392718"/>
    <w:rsid w:val="0044549B"/>
    <w:rsid w:val="0045655C"/>
    <w:rsid w:val="004F1D47"/>
    <w:rsid w:val="005E68AC"/>
    <w:rsid w:val="00610543"/>
    <w:rsid w:val="0061090B"/>
    <w:rsid w:val="0061458B"/>
    <w:rsid w:val="006E77BD"/>
    <w:rsid w:val="0085408C"/>
    <w:rsid w:val="008D758F"/>
    <w:rsid w:val="00941EB4"/>
    <w:rsid w:val="00954271"/>
    <w:rsid w:val="00976271"/>
    <w:rsid w:val="00990633"/>
    <w:rsid w:val="009A6A7E"/>
    <w:rsid w:val="009D45C0"/>
    <w:rsid w:val="00B32E26"/>
    <w:rsid w:val="00C85C04"/>
    <w:rsid w:val="00D137EF"/>
    <w:rsid w:val="00EB6C5A"/>
    <w:rsid w:val="00F23B8E"/>
    <w:rsid w:val="00F876AA"/>
    <w:rsid w:val="4563BA3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D2CE0A"/>
  <w15:docId w15:val="{FC1CF481-3486-4672-913E-785A73F4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cs-CZ" w:eastAsia="cs-CZ"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458B"/>
    <w:rPr>
      <w:sz w:val="24"/>
      <w:szCs w:val="24"/>
    </w:rPr>
  </w:style>
  <w:style w:type="paragraph" w:styleId="Nadpis1">
    <w:name w:val="heading 1"/>
    <w:basedOn w:val="Normln"/>
    <w:link w:val="Nadpis1Char"/>
    <w:uiPriority w:val="99"/>
    <w:qFormat/>
    <w:rsid w:val="002328BA"/>
    <w:pPr>
      <w:spacing w:before="100" w:beforeAutospacing="1" w:after="100" w:afterAutospacing="1"/>
      <w:outlineLvl w:val="0"/>
    </w:pPr>
    <w:rPr>
      <w:b/>
      <w:bCs/>
      <w:kern w:val="36"/>
      <w:sz w:val="48"/>
      <w:szCs w:val="4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9"/>
    <w:locked/>
    <w:rsid w:val="002328BA"/>
    <w:rPr>
      <w:rFonts w:eastAsia="Times New Roman" w:cs="Times New Roman"/>
      <w:b/>
      <w:bCs/>
      <w:kern w:val="36"/>
      <w:sz w:val="48"/>
      <w:szCs w:val="48"/>
      <w:lang w:val="cs-CZ" w:eastAsia="cs-CZ" w:bidi="ar-SA"/>
    </w:rPr>
  </w:style>
  <w:style w:type="paragraph" w:styleId="Normlnweb">
    <w:name w:val="Normal (Web)"/>
    <w:basedOn w:val="Normln"/>
    <w:uiPriority w:val="99"/>
    <w:rsid w:val="000717EE"/>
    <w:pPr>
      <w:spacing w:before="100" w:beforeAutospacing="1" w:after="100" w:afterAutospacing="1"/>
    </w:pPr>
  </w:style>
  <w:style w:type="character" w:styleId="Hypertextovodkaz">
    <w:name w:val="Hyperlink"/>
    <w:basedOn w:val="Standardnpsmoodstavce"/>
    <w:uiPriority w:val="99"/>
    <w:rsid w:val="000717EE"/>
    <w:rPr>
      <w:rFonts w:cs="Times New Roman"/>
      <w:color w:val="0000FF"/>
      <w:u w:val="single"/>
    </w:rPr>
  </w:style>
  <w:style w:type="character" w:customStyle="1" w:styleId="apple-converted-space">
    <w:name w:val="apple-converted-space"/>
    <w:basedOn w:val="Standardnpsmoodstavce"/>
    <w:uiPriority w:val="99"/>
    <w:rsid w:val="000717EE"/>
    <w:rPr>
      <w:rFonts w:cs="Times New Roman"/>
    </w:rPr>
  </w:style>
  <w:style w:type="table" w:styleId="Mkatabulky">
    <w:name w:val="Table Grid"/>
    <w:basedOn w:val="Normlntabulka"/>
    <w:uiPriority w:val="99"/>
    <w:rsid w:val="0044549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uiPriority w:val="99"/>
    <w:rsid w:val="00EB6C5A"/>
    <w:rPr>
      <w:rFonts w:ascii="Tahoma" w:hAnsi="Tahoma" w:cs="Tahoma"/>
      <w:sz w:val="16"/>
      <w:szCs w:val="16"/>
    </w:rPr>
  </w:style>
  <w:style w:type="character" w:customStyle="1" w:styleId="TextbublinyChar">
    <w:name w:val="Text bubliny Char"/>
    <w:basedOn w:val="Standardnpsmoodstavce"/>
    <w:link w:val="Textbubliny"/>
    <w:uiPriority w:val="99"/>
    <w:locked/>
    <w:rsid w:val="00EB6C5A"/>
    <w:rPr>
      <w:rFonts w:ascii="Tahoma" w:hAnsi="Tahoma" w:cs="Tahoma"/>
      <w:sz w:val="16"/>
      <w:szCs w:val="16"/>
    </w:rPr>
  </w:style>
  <w:style w:type="character" w:styleId="Odkaznakoment">
    <w:name w:val="annotation reference"/>
    <w:basedOn w:val="Standardnpsmoodstavce"/>
    <w:uiPriority w:val="99"/>
    <w:rsid w:val="00EB6C5A"/>
    <w:rPr>
      <w:rFonts w:cs="Times New Roman"/>
      <w:sz w:val="16"/>
      <w:szCs w:val="16"/>
    </w:rPr>
  </w:style>
  <w:style w:type="paragraph" w:styleId="Textkomente">
    <w:name w:val="annotation text"/>
    <w:basedOn w:val="Normln"/>
    <w:link w:val="TextkomenteChar"/>
    <w:uiPriority w:val="99"/>
    <w:rsid w:val="00EB6C5A"/>
    <w:rPr>
      <w:sz w:val="20"/>
      <w:szCs w:val="20"/>
    </w:rPr>
  </w:style>
  <w:style w:type="character" w:customStyle="1" w:styleId="TextkomenteChar">
    <w:name w:val="Text komentáře Char"/>
    <w:basedOn w:val="Standardnpsmoodstavce"/>
    <w:link w:val="Textkomente"/>
    <w:uiPriority w:val="99"/>
    <w:locked/>
    <w:rsid w:val="00EB6C5A"/>
    <w:rPr>
      <w:rFonts w:cs="Times New Roman"/>
    </w:rPr>
  </w:style>
  <w:style w:type="paragraph" w:styleId="Pedmtkomente">
    <w:name w:val="annotation subject"/>
    <w:basedOn w:val="Textkomente"/>
    <w:next w:val="Textkomente"/>
    <w:link w:val="PedmtkomenteChar"/>
    <w:uiPriority w:val="99"/>
    <w:rsid w:val="00EB6C5A"/>
    <w:rPr>
      <w:b/>
      <w:bCs/>
    </w:rPr>
  </w:style>
  <w:style w:type="character" w:customStyle="1" w:styleId="PedmtkomenteChar">
    <w:name w:val="Předmět komentáře Char"/>
    <w:basedOn w:val="TextkomenteChar"/>
    <w:link w:val="Pedmtkomente"/>
    <w:uiPriority w:val="99"/>
    <w:locked/>
    <w:rsid w:val="00EB6C5A"/>
    <w:rPr>
      <w:rFonts w:cs="Times New Roman"/>
      <w:b/>
      <w:bCs/>
    </w:rPr>
  </w:style>
  <w:style w:type="paragraph" w:styleId="Rozloendokumentu">
    <w:name w:val="Document Map"/>
    <w:basedOn w:val="Normln"/>
    <w:link w:val="RozloendokumentuChar"/>
    <w:uiPriority w:val="99"/>
    <w:semiHidden/>
    <w:rsid w:val="006E77BD"/>
    <w:pPr>
      <w:shd w:val="clear" w:color="auto" w:fill="000080"/>
    </w:pPr>
    <w:rPr>
      <w:rFonts w:ascii="Tahoma" w:hAnsi="Tahoma" w:cs="Tahoma"/>
      <w:sz w:val="20"/>
      <w:szCs w:val="20"/>
    </w:rPr>
  </w:style>
  <w:style w:type="character" w:customStyle="1" w:styleId="RozloendokumentuChar">
    <w:name w:val="Rozložení dokumentu Char"/>
    <w:basedOn w:val="Standardnpsmoodstavce"/>
    <w:link w:val="Rozloendokumentu"/>
    <w:uiPriority w:val="99"/>
    <w:semiHidden/>
    <w:rsid w:val="00926E83"/>
    <w:rPr>
      <w:sz w:val="0"/>
      <w:sz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sco.com/index.html"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Props1.xml><?xml version="1.0" encoding="utf-8"?>
<ds:datastoreItem xmlns:ds="http://schemas.openxmlformats.org/officeDocument/2006/customXml" ds:itemID="{8C568A75-6AA2-4EF9-AED5-4EB07C3CB83E}"/>
</file>

<file path=customXml/itemProps2.xml><?xml version="1.0" encoding="utf-8"?>
<ds:datastoreItem xmlns:ds="http://schemas.openxmlformats.org/officeDocument/2006/customXml" ds:itemID="{220B9645-C2E0-4F1A-A549-F0F9EF76A189}">
  <ds:schemaRefs>
    <ds:schemaRef ds:uri="http://schemas.microsoft.com/sharepoint/v3/contenttype/forms"/>
  </ds:schemaRefs>
</ds:datastoreItem>
</file>

<file path=customXml/itemProps3.xml><?xml version="1.0" encoding="utf-8"?>
<ds:datastoreItem xmlns:ds="http://schemas.openxmlformats.org/officeDocument/2006/customXml" ds:itemID="{8F48C441-7773-465B-AD1C-A8464F815B6F}">
  <ds:schemaRefs>
    <ds:schemaRef ds:uri="74be0eee-99c7-4f25-81ad-de9f2999cad2"/>
    <ds:schemaRef ds:uri="http://schemas.microsoft.com/office/infopath/2007/PartnerControls"/>
    <ds:schemaRef ds:uri="http://www.w3.org/XML/1998/namespace"/>
    <ds:schemaRef ds:uri="http://purl.org/dc/terms/"/>
    <ds:schemaRef ds:uri="http://schemas.microsoft.com/office/2006/documentManagement/types"/>
    <ds:schemaRef ds:uri="http://purl.org/dc/elements/1.1/"/>
    <ds:schemaRef ds:uri="http://schemas.openxmlformats.org/package/2006/metadata/core-properties"/>
    <ds:schemaRef ds:uri="ee7c1584-72ca-47d3-a16f-2c86d380142b"/>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661</Words>
  <Characters>3901</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2016-10-20T06:51:00Z</cp:lastPrinted>
</cp:coreProperties>
</file>

<file path=docProps/custom.xml><?xml version="1.0" encoding="utf-8"?>
<Properties xmlns="http://schemas.openxmlformats.org/officeDocument/2006/custom-properties" xmlns:vt="http://schemas.openxmlformats.org/officeDocument/2006/docPropsVTypes"/>
</file>