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19244822"/>
        <w:docPartObj>
          <w:docPartGallery w:val="Cover Pages"/>
          <w:docPartUnique/>
        </w:docPartObj>
      </w:sdt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5A07D8CE" w:rsidR="0026539C" w:rsidRDefault="00000000">
                                  <w:pPr>
                                    <w:rPr>
                                      <w:color w:val="FFFFFF" w:themeColor="background1"/>
                                      <w:sz w:val="72"/>
                                      <w:szCs w:val="72"/>
                                    </w:rPr>
                                  </w:pPr>
                                  <w:sdt>
                                    <w:sdtPr>
                                      <w:rPr>
                                        <w:color w:val="FFFFFF" w:themeColor="background1"/>
                                        <w:sz w:val="72"/>
                                        <w:szCs w:val="72"/>
                                      </w:rPr>
                                      <w:alias w:val="Název"/>
                                      <w:tag w:val=""/>
                                      <w:id w:val="-808324970"/>
                                      <w:dataBinding w:prefixMappings="xmlns:ns0='http://purl.org/dc/elements/1.1/' xmlns:ns1='http://schemas.openxmlformats.org/package/2006/metadata/core-properties' " w:xpath="/ns1:coreProperties[1]/ns0:title[1]" w:storeItemID="{6C3C8BC8-F283-45AE-878A-BAB7291924A1}"/>
                                      <w:text/>
                                    </w:sdtPr>
                                    <w:sdtContent>
                                      <w:r w:rsidR="002F012F">
                                        <w:rPr>
                                          <w:color w:val="FFFFFF" w:themeColor="background1"/>
                                          <w:sz w:val="72"/>
                                          <w:szCs w:val="72"/>
                                        </w:rPr>
                                        <w:t xml:space="preserve">Olympijské </w:t>
                                      </w:r>
                                      <w:proofErr w:type="spellStart"/>
                                      <w:r w:rsidR="002F012F">
                                        <w:rPr>
                                          <w:color w:val="FFFFFF" w:themeColor="background1"/>
                                          <w:sz w:val="72"/>
                                          <w:szCs w:val="72"/>
                                        </w:rPr>
                                        <w:t>hr</w:t>
                                      </w:r>
                                      <w:r w:rsidR="000A7C50">
                                        <w:rPr>
                                          <w:color w:val="FFFFFF" w:themeColor="background1"/>
                                          <w:sz w:val="72"/>
                                          <w:szCs w:val="72"/>
                                        </w:rPr>
                                        <w:t>y</w:t>
                                      </w:r>
                                    </w:sdtContent>
                                  </w:sdt>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del w:id="0" w:author="Alex ŠTÍPA" w:date="2022-12-01T13:12:00Z">
                                        <w:r w:rsidR="002F012F" w:rsidDel="00AC3704">
                                          <w:rPr>
                                            <w:color w:val="FFFFFF" w:themeColor="background1"/>
                                            <w:sz w:val="72"/>
                                            <w:szCs w:val="72"/>
                                          </w:rPr>
                                          <w:delText>Olympijské hr</w:delText>
                                        </w:r>
                                      </w:del>
                                      <w:ins w:id="1" w:author="Alex ŠTÍPA" w:date="2022-12-01T13:12:00Z">
                                        <w:r w:rsidR="00AC3704">
                                          <w:rPr>
                                            <w:color w:val="FFFFFF" w:themeColor="background1"/>
                                            <w:sz w:val="72"/>
                                            <w:szCs w:val="72"/>
                                          </w:rPr>
                                          <w:t>Olympijské</w:t>
                                        </w:r>
                                        <w:proofErr w:type="spellEnd"/>
                                        <w:r w:rsidR="00AC3704">
                                          <w:rPr>
                                            <w:color w:val="FFFFFF" w:themeColor="background1"/>
                                            <w:sz w:val="72"/>
                                            <w:szCs w:val="72"/>
                                          </w:rPr>
                                          <w:t xml:space="preserve"> </w:t>
                                        </w:r>
                                        <w:proofErr w:type="spellStart"/>
                                        <w:r w:rsidR="00AC3704">
                                          <w:rPr>
                                            <w:color w:val="FFFFFF" w:themeColor="background1"/>
                                            <w:sz w:val="72"/>
                                            <w:szCs w:val="72"/>
                                          </w:rPr>
                                          <w:t>hry</w:t>
                                        </w:r>
                                      </w:ins>
                                    </w:sdtContent>
                                  </w:sdt>
                                  <w:r w:rsidR="000E2990">
                                    <w:rPr>
                                      <w:color w:val="FFFFFF" w:themeColor="background1"/>
                                      <w:sz w:val="72"/>
                                      <w:szCs w:val="72"/>
                                    </w:rPr>
                                    <w:t>y</w:t>
                                  </w:r>
                                  <w:proofErr w:type="spellEnd"/>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5A07D8CE" w:rsidR="0026539C" w:rsidRDefault="00000000">
                            <w:pPr>
                              <w:rPr>
                                <w:color w:val="FFFFFF" w:themeColor="background1"/>
                                <w:sz w:val="72"/>
                                <w:szCs w:val="72"/>
                              </w:rPr>
                            </w:pPr>
                            <w:sdt>
                              <w:sdtPr>
                                <w:rPr>
                                  <w:color w:val="FFFFFF" w:themeColor="background1"/>
                                  <w:sz w:val="72"/>
                                  <w:szCs w:val="72"/>
                                </w:rPr>
                                <w:alias w:val="Název"/>
                                <w:tag w:val=""/>
                                <w:id w:val="-808324970"/>
                                <w:dataBinding w:prefixMappings="xmlns:ns0='http://purl.org/dc/elements/1.1/' xmlns:ns1='http://schemas.openxmlformats.org/package/2006/metadata/core-properties' " w:xpath="/ns1:coreProperties[1]/ns0:title[1]" w:storeItemID="{6C3C8BC8-F283-45AE-878A-BAB7291924A1}"/>
                                <w:text/>
                              </w:sdtPr>
                              <w:sdtContent>
                                <w:r w:rsidR="002F012F">
                                  <w:rPr>
                                    <w:color w:val="FFFFFF" w:themeColor="background1"/>
                                    <w:sz w:val="72"/>
                                    <w:szCs w:val="72"/>
                                  </w:rPr>
                                  <w:t xml:space="preserve">Olympijské </w:t>
                                </w:r>
                                <w:proofErr w:type="spellStart"/>
                                <w:r w:rsidR="002F012F">
                                  <w:rPr>
                                    <w:color w:val="FFFFFF" w:themeColor="background1"/>
                                    <w:sz w:val="72"/>
                                    <w:szCs w:val="72"/>
                                  </w:rPr>
                                  <w:t>hr</w:t>
                                </w:r>
                                <w:r w:rsidR="000A7C50">
                                  <w:rPr>
                                    <w:color w:val="FFFFFF" w:themeColor="background1"/>
                                    <w:sz w:val="72"/>
                                    <w:szCs w:val="72"/>
                                  </w:rPr>
                                  <w:t>y</w:t>
                                </w:r>
                              </w:sdtContent>
                            </w:sdt>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Content>
                                <w:del w:id="2" w:author="Alex ŠTÍPA" w:date="2022-12-01T13:12:00Z">
                                  <w:r w:rsidR="002F012F" w:rsidDel="00AC3704">
                                    <w:rPr>
                                      <w:color w:val="FFFFFF" w:themeColor="background1"/>
                                      <w:sz w:val="72"/>
                                      <w:szCs w:val="72"/>
                                    </w:rPr>
                                    <w:delText>Olympijské hr</w:delText>
                                  </w:r>
                                </w:del>
                                <w:ins w:id="3" w:author="Alex ŠTÍPA" w:date="2022-12-01T13:12:00Z">
                                  <w:r w:rsidR="00AC3704">
                                    <w:rPr>
                                      <w:color w:val="FFFFFF" w:themeColor="background1"/>
                                      <w:sz w:val="72"/>
                                      <w:szCs w:val="72"/>
                                    </w:rPr>
                                    <w:t>Olympijské</w:t>
                                  </w:r>
                                  <w:proofErr w:type="spellEnd"/>
                                  <w:r w:rsidR="00AC3704">
                                    <w:rPr>
                                      <w:color w:val="FFFFFF" w:themeColor="background1"/>
                                      <w:sz w:val="72"/>
                                      <w:szCs w:val="72"/>
                                    </w:rPr>
                                    <w:t xml:space="preserve"> </w:t>
                                  </w:r>
                                  <w:proofErr w:type="spellStart"/>
                                  <w:r w:rsidR="00AC3704">
                                    <w:rPr>
                                      <w:color w:val="FFFFFF" w:themeColor="background1"/>
                                      <w:sz w:val="72"/>
                                      <w:szCs w:val="72"/>
                                    </w:rPr>
                                    <w:t>hry</w:t>
                                  </w:r>
                                </w:ins>
                              </w:sdtContent>
                            </w:sdt>
                            <w:r w:rsidR="000E2990">
                              <w:rPr>
                                <w:color w:val="FFFFFF" w:themeColor="background1"/>
                                <w:sz w:val="72"/>
                                <w:szCs w:val="72"/>
                              </w:rPr>
                              <w:t>y</w:t>
                            </w:r>
                            <w:proofErr w:type="spellEnd"/>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3BF384A" w14:textId="77777777" w:rsidR="0026539C" w:rsidRDefault="00000000">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000000"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000000">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000000"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000000">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000000">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000000">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000000">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000000"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000000"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000000"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4" w:name="_Toc27593296"/>
      <w:r>
        <w:lastRenderedPageBreak/>
        <w:t>Úvod</w:t>
      </w:r>
      <w:bookmarkEnd w:id="4"/>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 xml:space="preserve">Pierre de </w:t>
        </w:r>
        <w:proofErr w:type="spellStart"/>
        <w:r w:rsidRPr="009D78A5">
          <w:rPr>
            <w:rStyle w:val="Hypertextovodkaz"/>
          </w:rPr>
          <w:t>Coubertin</w:t>
        </w:r>
        <w:proofErr w:type="spellEnd"/>
      </w:hyperlink>
      <w:r>
        <w:t xml:space="preserve"> ve svém díle Antický ideál tělesné krásy a duchovní dokonalosti – tzv. </w:t>
      </w:r>
      <w:proofErr w:type="spellStart"/>
      <w:r>
        <w:t>kalokagathía</w:t>
      </w:r>
      <w:proofErr w:type="spellEnd"/>
      <w:r>
        <w:t xml:space="preserve"> – posvátný mír (</w:t>
      </w:r>
      <w:proofErr w:type="spellStart"/>
      <w:r>
        <w:t>ekecheiría</w:t>
      </w:r>
      <w:proofErr w:type="spellEnd"/>
      <w:r>
        <w:t xml:space="preserve">),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w:t>
      </w:r>
      <w:proofErr w:type="gramStart"/>
      <w:r>
        <w:t>hry</w:t>
      </w:r>
      <w:proofErr w:type="gramEnd"/>
      <w:r>
        <w:t xml:space="preserve">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5" w:name="_Toc27601018"/>
      <w:bookmarkStart w:id="6" w:name="_Ref27601130"/>
      <w:r>
        <w:t xml:space="preserve">Obr. </w:t>
      </w:r>
      <w:fldSimple w:instr=" SEQ Obr. \* ARABIC ">
        <w:r w:rsidR="006A2C0D">
          <w:rPr>
            <w:noProof/>
          </w:rPr>
          <w:t>1</w:t>
        </w:r>
      </w:fldSimple>
      <w:r>
        <w:t>: Olympijské hry mládeže</w:t>
      </w:r>
      <w:bookmarkEnd w:id="5"/>
      <w:bookmarkEnd w:id="6"/>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000000"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000000"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7" w:name="_Toc27593297"/>
      <w:r>
        <w:lastRenderedPageBreak/>
        <w:t>Historie olympijských her</w:t>
      </w:r>
      <w:bookmarkEnd w:id="7"/>
    </w:p>
    <w:p w14:paraId="50C99147" w14:textId="2689745E" w:rsidR="00882428" w:rsidRDefault="00882428" w:rsidP="001B6022">
      <w:pPr>
        <w:pStyle w:val="Nadpis2"/>
      </w:pPr>
      <w:bookmarkStart w:id="8" w:name="_Toc27593298"/>
      <w:r>
        <w:t>Novořecké a novodobé olympijské hry</w:t>
      </w:r>
      <w:bookmarkEnd w:id="8"/>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proofErr w:type="spellStart"/>
      <w:r>
        <w:t>Zappas</w:t>
      </w:r>
      <w:proofErr w:type="spellEnd"/>
      <w:r>
        <w:t xml:space="preserve">, který jejich organizaci věnoval nejen značné úsilí, ale i celý svůj majetek. Myšlenka uspořádat novořecké olympijské hry se zrodila </w:t>
      </w:r>
      <w:r w:rsidR="00801586">
        <w:t>v </w:t>
      </w:r>
      <w:proofErr w:type="spellStart"/>
      <w:r>
        <w:t>Pyrgu</w:t>
      </w:r>
      <w:proofErr w:type="spellEnd"/>
      <w:r>
        <w:t xml:space="preserve">.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 xml:space="preserve">letech 1870, 75 a 89. Pierre de </w:t>
      </w:r>
      <w:proofErr w:type="spellStart"/>
      <w:r>
        <w:t>Coubertin</w:t>
      </w:r>
      <w:proofErr w:type="spellEnd"/>
      <w:r>
        <w:t xml:space="preserve">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9" w:name="_Toc27601019"/>
      <w:r>
        <w:t xml:space="preserve">Obr. </w:t>
      </w:r>
      <w:fldSimple w:instr=" SEQ Obr. \* ARABIC ">
        <w:r w:rsidR="006A2C0D">
          <w:rPr>
            <w:noProof/>
          </w:rPr>
          <w:t>2</w:t>
        </w:r>
      </w:fldSimple>
      <w:r>
        <w:t>: Historie novodobých olympijských her</w:t>
      </w:r>
      <w:bookmarkEnd w:id="9"/>
    </w:p>
    <w:p w14:paraId="0F1FDE6D" w14:textId="26A218F0" w:rsidR="00882428" w:rsidRDefault="00882428" w:rsidP="001B6022">
      <w:pPr>
        <w:pStyle w:val="Nadpis1"/>
      </w:pPr>
      <w:bookmarkStart w:id="10" w:name="_Toc27593299"/>
      <w:r>
        <w:lastRenderedPageBreak/>
        <w:t>Statistiky</w:t>
      </w:r>
      <w:bookmarkEnd w:id="10"/>
    </w:p>
    <w:p w14:paraId="54A4B48B" w14:textId="66A62968" w:rsidR="00882428" w:rsidRDefault="00882428" w:rsidP="001B6022">
      <w:pPr>
        <w:pStyle w:val="Nadpis2"/>
      </w:pPr>
      <w:bookmarkStart w:id="11" w:name="_Toc27593300"/>
      <w:r>
        <w:t xml:space="preserve">Nejúspěšnější země </w:t>
      </w:r>
      <w:r w:rsidR="00801586">
        <w:t>s </w:t>
      </w:r>
      <w:r>
        <w:t>medailemi</w:t>
      </w:r>
      <w:bookmarkEnd w:id="11"/>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12" w:name="_Toc27601020"/>
                            <w:r>
                              <w:t xml:space="preserve">Obr. </w:t>
                            </w:r>
                            <w:fldSimple w:instr=" SEQ Obr. \* ARABIC ">
                              <w:r w:rsidR="006A2C0D">
                                <w:rPr>
                                  <w:noProof/>
                                </w:rPr>
                                <w:t>3</w:t>
                              </w:r>
                            </w:fldSimple>
                            <w:r>
                              <w:t>: Olympijská medaile 1896</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13" w:name="_Toc27601020"/>
                      <w:r>
                        <w:t xml:space="preserve">Obr. </w:t>
                      </w:r>
                      <w:fldSimple w:instr=" SEQ Obr. \* ARABIC ">
                        <w:r w:rsidR="006A2C0D">
                          <w:rPr>
                            <w:noProof/>
                          </w:rPr>
                          <w:t>3</w:t>
                        </w:r>
                      </w:fldSimple>
                      <w:r>
                        <w:t>: Olympijská medaile 1896</w:t>
                      </w:r>
                      <w:bookmarkEnd w:id="13"/>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4" w:name="_Toc27593301"/>
      <w:r>
        <w:t>Některé týmy be</w:t>
      </w:r>
      <w:r w:rsidR="00801586">
        <w:t>z </w:t>
      </w:r>
      <w:r>
        <w:t>státní příslušnosti</w:t>
      </w:r>
      <w:bookmarkEnd w:id="14"/>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5" w:name="_Plánované_OH"/>
      <w:bookmarkStart w:id="16" w:name="_Toc27593302"/>
      <w:bookmarkEnd w:id="15"/>
      <w:r>
        <w:t>Plánované OH</w:t>
      </w:r>
      <w:bookmarkEnd w:id="16"/>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r>
      <w:proofErr w:type="spellStart"/>
      <w:r>
        <w:t>Cortina</w:t>
      </w:r>
      <w:proofErr w:type="spellEnd"/>
      <w:r>
        <w:t xml:space="preserve">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7" w:name="_Toc27593303"/>
      <w:r>
        <w:lastRenderedPageBreak/>
        <w:t>Tabulka počt</w:t>
      </w:r>
      <w:r w:rsidR="00801586">
        <w:t>u </w:t>
      </w:r>
      <w:r>
        <w:t>zlatých medailí</w:t>
      </w:r>
      <w:bookmarkEnd w:id="17"/>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8" w:name="_Toc27601041"/>
      <w:bookmarkStart w:id="19" w:name="_Toc27593304"/>
      <w:r>
        <w:t xml:space="preserve">Tabulka </w:t>
      </w:r>
      <w:fldSimple w:instr=" SEQ Tabulka \* ARABIC ">
        <w:r>
          <w:rPr>
            <w:noProof/>
          </w:rPr>
          <w:t>1</w:t>
        </w:r>
      </w:fldSimple>
      <w:r>
        <w:t>:</w:t>
      </w:r>
      <w:r>
        <w:rPr>
          <w:noProof/>
        </w:rPr>
        <w:t xml:space="preserve"> Porovnání počtu zlatých medailí z LOH a ZOH</w:t>
      </w:r>
      <w:r w:rsidR="0028660C">
        <w:rPr>
          <w:noProof/>
        </w:rPr>
        <w:t xml:space="preserve"> a počtu účastí na OH</w:t>
      </w:r>
      <w:bookmarkEnd w:id="18"/>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9"/>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 xml:space="preserve">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w:t>
      </w:r>
      <w:proofErr w:type="spellStart"/>
      <w:r>
        <w:t>Coubertin</w:t>
      </w:r>
      <w:proofErr w:type="spellEnd"/>
      <w:r>
        <w:t xml:space="preserve">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w:t>
      </w:r>
      <w:proofErr w:type="spellStart"/>
      <w:r>
        <w:t>Citius</w:t>
      </w:r>
      <w:proofErr w:type="spellEnd"/>
      <w:r>
        <w:t xml:space="preserve">, </w:t>
      </w:r>
      <w:proofErr w:type="spellStart"/>
      <w:r>
        <w:t>Altius</w:t>
      </w:r>
      <w:proofErr w:type="spellEnd"/>
      <w:r>
        <w:t xml:space="preserve">, </w:t>
      </w:r>
      <w:proofErr w:type="spellStart"/>
      <w:r>
        <w:t>Fortius</w:t>
      </w:r>
      <w:proofErr w:type="spellEnd"/>
      <w:r>
        <w:t xml:space="preserve"> (Rychleji, výše, silněji), které vyjadřuje cíl olympijského hnutí, úsilí o neustálý pokrok. Pierre de </w:t>
      </w:r>
      <w:proofErr w:type="spellStart"/>
      <w:r>
        <w:t>Coubertin</w:t>
      </w:r>
      <w:proofErr w:type="spellEnd"/>
      <w:r>
        <w:t xml:space="preserve"> toto heslo převzal od svého přítele, abbé </w:t>
      </w:r>
      <w:proofErr w:type="spellStart"/>
      <w:r>
        <w:t>Didona</w:t>
      </w:r>
      <w:proofErr w:type="spellEnd"/>
      <w:r>
        <w:t>.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20" w:name="_Toc27593305"/>
      <w:r>
        <w:lastRenderedPageBreak/>
        <w:t>Olympijský ceremoniál</w:t>
      </w:r>
      <w:bookmarkEnd w:id="20"/>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21" w:name="_Toc27601021"/>
      <w:r>
        <w:t xml:space="preserve">Obr. </w:t>
      </w:r>
      <w:fldSimple w:instr=" SEQ Obr. \* ARABIC ">
        <w:r>
          <w:rPr>
            <w:noProof/>
          </w:rPr>
          <w:t>4</w:t>
        </w:r>
      </w:fldSimple>
      <w:r>
        <w:t>: Symbol úvodního ceremoniálu</w:t>
      </w:r>
      <w:bookmarkEnd w:id="21"/>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22" w:name="_Toc27593306"/>
      <w:r>
        <w:lastRenderedPageBreak/>
        <w:t>Závěr</w:t>
      </w:r>
      <w:bookmarkEnd w:id="22"/>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000000">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000000">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000000">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C16BB" w14:textId="77777777" w:rsidR="00670B2C" w:rsidRDefault="00670B2C" w:rsidP="00882428">
      <w:pPr>
        <w:spacing w:after="0" w:line="240" w:lineRule="auto"/>
      </w:pPr>
      <w:r>
        <w:separator/>
      </w:r>
    </w:p>
  </w:endnote>
  <w:endnote w:type="continuationSeparator" w:id="0">
    <w:p w14:paraId="64DA4856" w14:textId="77777777" w:rsidR="00670B2C" w:rsidRDefault="00670B2C" w:rsidP="00882428">
      <w:pPr>
        <w:spacing w:after="0" w:line="240" w:lineRule="auto"/>
      </w:pPr>
      <w:r>
        <w:continuationSeparator/>
      </w:r>
    </w:p>
  </w:endnote>
  <w:endnote w:type="continuationNotice" w:id="1">
    <w:p w14:paraId="57D93C12" w14:textId="77777777" w:rsidR="00670B2C" w:rsidRDefault="00670B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4FB58" w14:textId="77777777" w:rsidR="002F012F" w:rsidRDefault="002F012F">
    <w:pPr>
      <w:pStyle w:val="Zpat"/>
    </w:pPr>
    <w:r>
      <w:t xml:space="preserve">Strana </w:t>
    </w:r>
    <w:sdt>
      <w:sdtPr>
        <w:id w:val="-1493626476"/>
        <w:docPartObj>
          <w:docPartGallery w:val="Page Numbers (Bottom of Page)"/>
          <w:docPartUnique/>
        </w:docPartObj>
      </w:sdt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2C693" w14:textId="77777777" w:rsidR="00670B2C" w:rsidRDefault="00670B2C" w:rsidP="00882428">
      <w:pPr>
        <w:spacing w:after="0" w:line="240" w:lineRule="auto"/>
      </w:pPr>
      <w:r>
        <w:separator/>
      </w:r>
    </w:p>
  </w:footnote>
  <w:footnote w:type="continuationSeparator" w:id="0">
    <w:p w14:paraId="2D337AB5" w14:textId="77777777" w:rsidR="00670B2C" w:rsidRDefault="00670B2C" w:rsidP="00882428">
      <w:pPr>
        <w:spacing w:after="0" w:line="240" w:lineRule="auto"/>
      </w:pPr>
      <w:r>
        <w:continuationSeparator/>
      </w:r>
    </w:p>
  </w:footnote>
  <w:footnote w:type="continuationNotice" w:id="1">
    <w:p w14:paraId="6983D5C3" w14:textId="77777777" w:rsidR="00670B2C" w:rsidRDefault="00670B2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90585" w14:textId="0E2F8488" w:rsidR="002F012F" w:rsidRDefault="00000000">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Content>
        <w:r w:rsidR="002F012F">
          <w:t xml:space="preserve">Olympijské </w:t>
        </w:r>
        <w:proofErr w:type="spellStart"/>
        <w:r w:rsidR="000A7C50">
          <w:t>hry</w:t>
        </w:r>
      </w:sdtContent>
    </w:sdt>
    <w:r w:rsidR="002F012F">
      <w:t>y</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868325096">
    <w:abstractNumId w:val="2"/>
  </w:num>
  <w:num w:numId="2" w16cid:durableId="1337197944">
    <w:abstractNumId w:val="0"/>
  </w:num>
  <w:num w:numId="3" w16cid:durableId="28719927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 ŠTÍPA">
    <w15:presenceInfo w15:providerId="AD" w15:userId="S::alex.stipa@teleinformatika.eu::8648c5ad-f998-46ce-b9a7-526b23d967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A7C50"/>
    <w:rsid w:val="000C3C0E"/>
    <w:rsid w:val="000C699C"/>
    <w:rsid w:val="000C69A4"/>
    <w:rsid w:val="000E21BB"/>
    <w:rsid w:val="000E2990"/>
    <w:rsid w:val="00107A76"/>
    <w:rsid w:val="00115ED1"/>
    <w:rsid w:val="00147BE7"/>
    <w:rsid w:val="00162A3F"/>
    <w:rsid w:val="00166A8D"/>
    <w:rsid w:val="001A59D8"/>
    <w:rsid w:val="001B05F8"/>
    <w:rsid w:val="001B6022"/>
    <w:rsid w:val="001D48C9"/>
    <w:rsid w:val="001D5282"/>
    <w:rsid w:val="001D5A0C"/>
    <w:rsid w:val="0022599A"/>
    <w:rsid w:val="0026539C"/>
    <w:rsid w:val="002655ED"/>
    <w:rsid w:val="0028660C"/>
    <w:rsid w:val="00297057"/>
    <w:rsid w:val="002B7268"/>
    <w:rsid w:val="002D4F0B"/>
    <w:rsid w:val="002E293F"/>
    <w:rsid w:val="002F012F"/>
    <w:rsid w:val="002F42BE"/>
    <w:rsid w:val="00321008"/>
    <w:rsid w:val="003300E0"/>
    <w:rsid w:val="00340FE2"/>
    <w:rsid w:val="00341D80"/>
    <w:rsid w:val="00346A29"/>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B2C"/>
    <w:rsid w:val="00670E9B"/>
    <w:rsid w:val="0067620F"/>
    <w:rsid w:val="0069145A"/>
    <w:rsid w:val="006A2C0D"/>
    <w:rsid w:val="006B381F"/>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C112B"/>
    <w:rsid w:val="00AC3704"/>
    <w:rsid w:val="00AC46AC"/>
    <w:rsid w:val="00AE3E8B"/>
    <w:rsid w:val="00B03EAF"/>
    <w:rsid w:val="00B535E9"/>
    <w:rsid w:val="00B57CAE"/>
    <w:rsid w:val="00B60375"/>
    <w:rsid w:val="00B77859"/>
    <w:rsid w:val="00B81C54"/>
    <w:rsid w:val="00BB7810"/>
    <w:rsid w:val="00BF5D03"/>
    <w:rsid w:val="00C111D0"/>
    <w:rsid w:val="00C42A0D"/>
    <w:rsid w:val="00C61EA6"/>
    <w:rsid w:val="00C62A0D"/>
    <w:rsid w:val="00C82390"/>
    <w:rsid w:val="00C82755"/>
    <w:rsid w:val="00CA2F5B"/>
    <w:rsid w:val="00CB6E86"/>
    <w:rsid w:val="00CB6F74"/>
    <w:rsid w:val="00CC7B9D"/>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924DD8"/>
    <w:rsid w:val="009A3458"/>
    <w:rsid w:val="00B246CD"/>
    <w:rsid w:val="00CE2780"/>
    <w:rsid w:val="00D4365F"/>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5.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98E817F1-4223-4159-BA48-895FA51D4A25}">
  <ds:schemaRefs>
    <ds:schemaRef ds:uri="http://schemas.openxmlformats.org/officeDocument/2006/bibliography"/>
  </ds:schemaRefs>
</ds:datastoreItem>
</file>

<file path=customXml/itemProps5.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Pages>
  <Words>1809</Words>
  <Characters>10675</Characters>
  <Application>Microsoft Office Word</Application>
  <DocSecurity>0</DocSecurity>
  <Lines>88</Lines>
  <Paragraphs>24</Paragraphs>
  <ScaleCrop>false</ScaleCrop>
  <HeadingPairs>
    <vt:vector size="2" baseType="variant">
      <vt:variant>
        <vt:lpstr>Název</vt:lpstr>
      </vt:variant>
      <vt:variant>
        <vt:i4>1</vt:i4>
      </vt:variant>
    </vt:vector>
  </HeadingPairs>
  <TitlesOfParts>
    <vt:vector size="1" baseType="lpstr">
      <vt:lpstr>Olympijské hr</vt:lpstr>
    </vt:vector>
  </TitlesOfParts>
  <Company/>
  <LinksUpToDate>false</LinksUpToDate>
  <CharactersWithSpaces>12460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2019-12-18T19:12:00Z</cp:lastPrinted>
</cp:coreProperties>
</file>

<file path=docProps/custom.xml><?xml version="1.0" encoding="utf-8"?>
<Properties xmlns="http://schemas.openxmlformats.org/officeDocument/2006/custom-properties" xmlns:vt="http://schemas.openxmlformats.org/officeDocument/2006/docPropsVTypes"/>
</file>